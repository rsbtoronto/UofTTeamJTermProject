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797734" w14:textId="77777777" w:rsidR="00CC7E77" w:rsidRDefault="009B159C">
      <w:pPr>
        <w:rPr>
          <w:b/>
          <w:u w:val="single"/>
        </w:rPr>
      </w:pPr>
      <w:r>
        <w:rPr>
          <w:b/>
          <w:u w:val="single"/>
        </w:rPr>
        <w:t>Population Trending and other Correlating Factors.</w:t>
      </w:r>
    </w:p>
    <w:p w14:paraId="09DEEFB1" w14:textId="77777777" w:rsidR="00CC7E77" w:rsidRDefault="00CC7E77">
      <w:pPr>
        <w:rPr>
          <w:b/>
          <w:u w:val="single"/>
        </w:rPr>
      </w:pPr>
    </w:p>
    <w:p w14:paraId="489E1F0F" w14:textId="77777777" w:rsidR="00CC7E77" w:rsidRDefault="009B159C">
      <w:pPr>
        <w:ind w:firstLine="720"/>
      </w:pPr>
      <w:del w:id="0" w:author="Rodriguez, Mirna" w:date="2017-12-06T07:53:00Z">
        <w:r w:rsidDel="008447A8">
          <w:delText>My first assumption f</w:delText>
        </w:r>
      </w:del>
      <w:ins w:id="1" w:author="Rodriguez, Mirna" w:date="2017-12-06T07:53:00Z">
        <w:r w:rsidR="008447A8">
          <w:t>F</w:t>
        </w:r>
      </w:ins>
      <w:r>
        <w:t>rom a naive perspective</w:t>
      </w:r>
      <w:ins w:id="2" w:author="Rodriguez, Mirna" w:date="2017-12-06T07:54:00Z">
        <w:r w:rsidR="008447A8">
          <w:t>,</w:t>
        </w:r>
      </w:ins>
      <w:r>
        <w:t xml:space="preserve"> one would assume that the trending of unnatural deaths should match the trending of population growth</w:t>
      </w:r>
      <w:ins w:id="3" w:author="Rodriguez, Mirna" w:date="2017-12-06T07:56:00Z">
        <w:r w:rsidR="008447A8">
          <w:t xml:space="preserve"> </w:t>
        </w:r>
      </w:ins>
      <w:del w:id="4" w:author="Rodriguez, Mirna" w:date="2017-12-06T07:56:00Z">
        <w:r w:rsidDel="008447A8">
          <w:delText>.  I</w:delText>
        </w:r>
      </w:del>
      <w:ins w:id="5" w:author="Rodriguez, Mirna" w:date="2017-12-06T07:56:00Z">
        <w:r w:rsidR="008447A8">
          <w:t>i</w:t>
        </w:r>
      </w:ins>
      <w:r>
        <w:t>.e. the death rates should directly tie into the population growth rate</w:t>
      </w:r>
      <w:ins w:id="6" w:author="Rodriguez, Mirna" w:date="2017-12-06T07:58:00Z">
        <w:r w:rsidR="008447A8">
          <w:t xml:space="preserve"> as illustrated in the graph below [</w:t>
        </w:r>
      </w:ins>
      <w:del w:id="7" w:author="Rodriguez, Mirna" w:date="2017-12-06T07:58:00Z">
        <w:r w:rsidDel="008447A8">
          <w:delText>. Please n</w:delText>
        </w:r>
      </w:del>
      <w:ins w:id="8" w:author="Rodriguez, Mirna" w:date="2017-12-06T07:58:00Z">
        <w:r w:rsidR="008447A8">
          <w:t>N</w:t>
        </w:r>
      </w:ins>
      <w:r>
        <w:t>ote</w:t>
      </w:r>
      <w:ins w:id="9" w:author="Rodriguez, Mirna" w:date="2017-12-06T07:58:00Z">
        <w:r w:rsidR="008447A8">
          <w:t>:</w:t>
        </w:r>
      </w:ins>
      <w:r>
        <w:t xml:space="preserve"> all graphs have Total (blue), Male</w:t>
      </w:r>
      <w:ins w:id="10" w:author="Rodriguez, Mirna" w:date="2017-12-06T07:59:00Z">
        <w:r w:rsidR="008447A8">
          <w:t xml:space="preserve"> </w:t>
        </w:r>
      </w:ins>
      <w:r>
        <w:t xml:space="preserve">(orange) and </w:t>
      </w:r>
      <w:del w:id="11" w:author="Rodriguez, Mirna" w:date="2017-12-06T07:59:00Z">
        <w:r w:rsidDel="008447A8">
          <w:delText>f</w:delText>
        </w:r>
      </w:del>
      <w:ins w:id="12" w:author="Rodriguez, Mirna" w:date="2017-12-06T07:59:00Z">
        <w:r w:rsidR="008447A8">
          <w:t>F</w:t>
        </w:r>
      </w:ins>
      <w:r>
        <w:t>emale</w:t>
      </w:r>
      <w:ins w:id="13" w:author="Rodriguez, Mirna" w:date="2017-12-06T07:59:00Z">
        <w:r w:rsidR="008447A8">
          <w:t xml:space="preserve"> </w:t>
        </w:r>
      </w:ins>
      <w:r>
        <w:t>(green)</w:t>
      </w:r>
      <w:ins w:id="14" w:author="Rodriguez, Mirna" w:date="2017-12-06T07:59:00Z">
        <w:r w:rsidR="008447A8">
          <w:t xml:space="preserve"> values</w:t>
        </w:r>
        <w:bookmarkStart w:id="15" w:name="_GoBack"/>
        <w:bookmarkEnd w:id="15"/>
        <w:del w:id="16" w:author="Wil Valencia" w:date="2017-12-06T19:10:00Z">
          <w:r w:rsidR="008447A8" w:rsidDel="00675011">
            <w:delText>]</w:delText>
          </w:r>
        </w:del>
      </w:ins>
      <w:r>
        <w:t>.</w:t>
      </w:r>
    </w:p>
    <w:p w14:paraId="751A6068" w14:textId="77777777" w:rsidR="00CC7E77" w:rsidRDefault="009B159C">
      <w:pPr>
        <w:rPr>
          <w:ins w:id="17" w:author="Rodriguez, Mirna" w:date="2017-12-06T08:23:00Z"/>
        </w:rPr>
      </w:pPr>
      <w:r>
        <w:t xml:space="preserve"> </w:t>
      </w:r>
      <w:r>
        <w:rPr>
          <w:noProof/>
          <w:lang w:val="en-US"/>
        </w:rPr>
        <w:drawing>
          <wp:inline distT="114300" distB="114300" distL="114300" distR="114300" wp14:anchorId="51E2A032" wp14:editId="7E287CF2">
            <wp:extent cx="3758875" cy="1671638"/>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
                    <a:srcRect/>
                    <a:stretch>
                      <a:fillRect/>
                    </a:stretch>
                  </pic:blipFill>
                  <pic:spPr>
                    <a:xfrm>
                      <a:off x="0" y="0"/>
                      <a:ext cx="3758875" cy="1671638"/>
                    </a:xfrm>
                    <a:prstGeom prst="rect">
                      <a:avLst/>
                    </a:prstGeom>
                    <a:ln/>
                  </pic:spPr>
                </pic:pic>
              </a:graphicData>
            </a:graphic>
          </wp:inline>
        </w:drawing>
      </w:r>
    </w:p>
    <w:p w14:paraId="0FF16D72" w14:textId="77777777" w:rsidR="00176E93" w:rsidRDefault="00176E93"/>
    <w:p w14:paraId="3C00650A" w14:textId="77777777" w:rsidR="00CC7E77" w:rsidRDefault="008447A8">
      <w:pPr>
        <w:ind w:firstLine="720"/>
      </w:pPr>
      <w:ins w:id="18" w:author="Rodriguez, Mirna" w:date="2017-12-06T07:59:00Z">
        <w:r>
          <w:t>Howeve</w:t>
        </w:r>
      </w:ins>
      <w:ins w:id="19" w:author="Rodriguez, Mirna" w:date="2017-12-06T08:02:00Z">
        <w:r>
          <w:t>r</w:t>
        </w:r>
      </w:ins>
      <w:ins w:id="20" w:author="Rodriguez, Mirna" w:date="2017-12-06T07:59:00Z">
        <w:r>
          <w:t xml:space="preserve">, </w:t>
        </w:r>
      </w:ins>
      <w:del w:id="21" w:author="Rodriguez, Mirna" w:date="2017-12-06T07:59:00Z">
        <w:r w:rsidR="009B159C" w:rsidDel="008447A8">
          <w:delText>T</w:delText>
        </w:r>
      </w:del>
      <w:ins w:id="22" w:author="Rodriguez, Mirna" w:date="2017-12-06T07:59:00Z">
        <w:r>
          <w:t>t</w:t>
        </w:r>
      </w:ins>
      <w:r w:rsidR="009B159C">
        <w:t xml:space="preserve">here are </w:t>
      </w:r>
      <w:del w:id="23" w:author="Rodriguez, Mirna" w:date="2017-12-06T08:04:00Z">
        <w:r w:rsidR="009B159C" w:rsidDel="001453B7">
          <w:delText xml:space="preserve">so many other </w:delText>
        </w:r>
      </w:del>
      <w:r w:rsidR="009B159C">
        <w:t xml:space="preserve">factors that </w:t>
      </w:r>
      <w:ins w:id="24" w:author="Rodriguez, Mirna" w:date="2017-12-06T08:04:00Z">
        <w:r w:rsidR="001453B7">
          <w:t xml:space="preserve">one would need to consider </w:t>
        </w:r>
      </w:ins>
      <w:del w:id="25" w:author="Rodriguez, Mirna" w:date="2017-12-06T08:04:00Z">
        <w:r w:rsidR="009B159C" w:rsidDel="001453B7">
          <w:delText xml:space="preserve">come into play </w:delText>
        </w:r>
      </w:del>
      <w:del w:id="26" w:author="Rodriguez, Mirna" w:date="2017-12-06T08:24:00Z">
        <w:r w:rsidR="009B159C" w:rsidDel="00176E93">
          <w:delText xml:space="preserve">when </w:delText>
        </w:r>
      </w:del>
      <w:del w:id="27" w:author="Rodriguez, Mirna" w:date="2017-12-06T08:02:00Z">
        <w:r w:rsidR="009B159C" w:rsidDel="001453B7">
          <w:delText xml:space="preserve">we are </w:delText>
        </w:r>
      </w:del>
      <w:del w:id="28" w:author="Rodriguez, Mirna" w:date="2017-12-06T08:24:00Z">
        <w:r w:rsidR="009B159C" w:rsidDel="00176E93">
          <w:delText>looking at</w:delText>
        </w:r>
      </w:del>
      <w:ins w:id="29" w:author="Rodriguez, Mirna" w:date="2017-12-06T08:24:00Z">
        <w:r w:rsidR="00176E93">
          <w:t>that would ultimately affect</w:t>
        </w:r>
      </w:ins>
      <w:r w:rsidR="009B159C">
        <w:t xml:space="preserve"> the death rate</w:t>
      </w:r>
      <w:del w:id="30" w:author="Rodriguez, Mirna" w:date="2017-12-06T08:25:00Z">
        <w:r w:rsidR="009B159C" w:rsidDel="00176E93">
          <w:delText>s</w:delText>
        </w:r>
      </w:del>
      <w:r w:rsidR="009B159C">
        <w:t xml:space="preserve"> </w:t>
      </w:r>
      <w:ins w:id="31" w:author="Rodriguez, Mirna" w:date="2017-12-06T08:02:00Z">
        <w:r w:rsidR="001453B7">
          <w:t xml:space="preserve">such as </w:t>
        </w:r>
      </w:ins>
      <w:del w:id="32" w:author="Rodriguez, Mirna" w:date="2017-12-06T08:02:00Z">
        <w:r w:rsidR="009B159C" w:rsidDel="001453B7">
          <w:delText>. G</w:delText>
        </w:r>
      </w:del>
      <w:ins w:id="33" w:author="Rodriguez, Mirna" w:date="2017-12-06T08:02:00Z">
        <w:r w:rsidR="001453B7">
          <w:t>g</w:t>
        </w:r>
      </w:ins>
      <w:r w:rsidR="009B159C">
        <w:t xml:space="preserve">eo-political, environmental, </w:t>
      </w:r>
      <w:ins w:id="34" w:author="Rodriguez, Mirna" w:date="2017-12-06T08:03:00Z">
        <w:r w:rsidR="001453B7">
          <w:t>e</w:t>
        </w:r>
      </w:ins>
      <w:del w:id="35" w:author="Rodriguez, Mirna" w:date="2017-12-06T08:03:00Z">
        <w:r w:rsidR="009B159C" w:rsidDel="001453B7">
          <w:delText>E</w:delText>
        </w:r>
      </w:del>
      <w:r w:rsidR="009B159C">
        <w:t xml:space="preserve">conomical, etc. </w:t>
      </w:r>
      <w:ins w:id="36" w:author="Rodriguez, Mirna" w:date="2017-12-06T08:25:00Z">
        <w:r w:rsidR="00176E93">
          <w:t xml:space="preserve">and </w:t>
        </w:r>
      </w:ins>
      <w:ins w:id="37" w:author="Rodriguez, Mirna" w:date="2017-12-06T08:05:00Z">
        <w:r w:rsidR="001453B7">
          <w:t xml:space="preserve">that could </w:t>
        </w:r>
      </w:ins>
      <w:ins w:id="38" w:author="Rodriguez, Mirna" w:date="2017-12-06T08:25:00Z">
        <w:r w:rsidR="00176E93">
          <w:t xml:space="preserve">also </w:t>
        </w:r>
      </w:ins>
      <w:ins w:id="39" w:author="Rodriguez, Mirna" w:date="2017-12-06T08:05:00Z">
        <w:r w:rsidR="001453B7">
          <w:t>create</w:t>
        </w:r>
      </w:ins>
      <w:del w:id="40" w:author="Rodriguez, Mirna" w:date="2017-12-06T08:05:00Z">
        <w:r w:rsidR="009B159C" w:rsidDel="001453B7">
          <w:delText>With the data we believe one will be</w:delText>
        </w:r>
      </w:del>
      <w:del w:id="41" w:author="Rodriguez, Mirna" w:date="2017-12-06T08:06:00Z">
        <w:r w:rsidR="009B159C" w:rsidDel="001453B7">
          <w:delText xml:space="preserve"> able to tie any </w:delText>
        </w:r>
      </w:del>
      <w:ins w:id="42" w:author="Rodriguez, Mirna" w:date="2017-12-06T08:06:00Z">
        <w:r w:rsidR="001453B7">
          <w:t xml:space="preserve"> </w:t>
        </w:r>
      </w:ins>
      <w:r w:rsidR="009B159C">
        <w:t>anomalies in the</w:t>
      </w:r>
      <w:ins w:id="43" w:author="Rodriguez, Mirna" w:date="2017-12-06T08:25:00Z">
        <w:r w:rsidR="00176E93">
          <w:t xml:space="preserve"> population</w:t>
        </w:r>
      </w:ins>
      <w:r w:rsidR="009B159C">
        <w:t xml:space="preserve"> growth. </w:t>
      </w:r>
      <w:ins w:id="44" w:author="Rodriguez, Mirna" w:date="2017-12-06T08:08:00Z">
        <w:r w:rsidR="001453B7">
          <w:t xml:space="preserve">When using </w:t>
        </w:r>
      </w:ins>
      <w:ins w:id="45" w:author="Rodriguez, Mirna" w:date="2017-12-06T08:09:00Z">
        <w:r w:rsidR="001453B7">
          <w:t xml:space="preserve">total </w:t>
        </w:r>
      </w:ins>
      <w:ins w:id="46" w:author="Rodriguez, Mirna" w:date="2017-12-06T08:08:00Z">
        <w:r w:rsidR="001453B7">
          <w:t>international death as the</w:t>
        </w:r>
      </w:ins>
      <w:del w:id="47" w:author="Rodriguez, Mirna" w:date="2017-12-06T08:08:00Z">
        <w:r w:rsidR="009B159C" w:rsidDel="001453B7">
          <w:delText>Taking the</w:delText>
        </w:r>
      </w:del>
      <w:r w:rsidR="009B159C">
        <w:t xml:space="preserve"> total death trending</w:t>
      </w:r>
      <w:ins w:id="48" w:author="Rodriguez, Mirna" w:date="2017-12-06T08:09:00Z">
        <w:r w:rsidR="001453B7">
          <w:t>,</w:t>
        </w:r>
      </w:ins>
      <w:del w:id="49" w:author="Rodriguez, Mirna" w:date="2017-12-06T08:09:00Z">
        <w:r w:rsidR="009B159C" w:rsidDel="001453B7">
          <w:delText xml:space="preserve"> as an international total</w:delText>
        </w:r>
      </w:del>
      <w:r w:rsidR="009B159C">
        <w:t xml:space="preserve"> one can see the trending is more erratic than the population trending. </w:t>
      </w:r>
    </w:p>
    <w:p w14:paraId="7630F411" w14:textId="77777777" w:rsidR="00CC7E77" w:rsidRDefault="009B159C">
      <w:r>
        <w:rPr>
          <w:noProof/>
          <w:lang w:val="en-US"/>
        </w:rPr>
        <w:drawing>
          <wp:inline distT="114300" distB="114300" distL="114300" distR="114300" wp14:anchorId="724E477F" wp14:editId="4019CF71">
            <wp:extent cx="3757613" cy="156210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
                    <a:srcRect/>
                    <a:stretch>
                      <a:fillRect/>
                    </a:stretch>
                  </pic:blipFill>
                  <pic:spPr>
                    <a:xfrm>
                      <a:off x="0" y="0"/>
                      <a:ext cx="3757613" cy="1562100"/>
                    </a:xfrm>
                    <a:prstGeom prst="rect">
                      <a:avLst/>
                    </a:prstGeom>
                    <a:ln/>
                  </pic:spPr>
                </pic:pic>
              </a:graphicData>
            </a:graphic>
          </wp:inline>
        </w:drawing>
      </w:r>
    </w:p>
    <w:p w14:paraId="4F101C4C" w14:textId="77777777" w:rsidR="00CC7E77" w:rsidRDefault="00CC7E77"/>
    <w:p w14:paraId="381A6DA5" w14:textId="77777777" w:rsidR="00CC7E77" w:rsidRDefault="009B159C">
      <w:pPr>
        <w:rPr>
          <w:ins w:id="50" w:author="Rodriguez, Mirna" w:date="2017-12-06T08:12:00Z"/>
          <w:u w:val="single"/>
        </w:rPr>
      </w:pPr>
      <w:del w:id="51" w:author="Rodriguez, Mirna" w:date="2017-12-06T08:12:00Z">
        <w:r w:rsidDel="001453B7">
          <w:rPr>
            <w:u w:val="single"/>
          </w:rPr>
          <w:delText>When splitting the u</w:delText>
        </w:r>
      </w:del>
      <w:ins w:id="52" w:author="Rodriguez, Mirna" w:date="2017-12-06T08:12:00Z">
        <w:r w:rsidR="001453B7">
          <w:rPr>
            <w:u w:val="single"/>
          </w:rPr>
          <w:t>U</w:t>
        </w:r>
      </w:ins>
      <w:r>
        <w:rPr>
          <w:u w:val="single"/>
        </w:rPr>
        <w:t xml:space="preserve">nnatural </w:t>
      </w:r>
      <w:del w:id="53" w:author="Rodriguez, Mirna" w:date="2017-12-06T08:14:00Z">
        <w:r w:rsidDel="00F72F02">
          <w:rPr>
            <w:u w:val="single"/>
          </w:rPr>
          <w:delText>d</w:delText>
        </w:r>
      </w:del>
      <w:ins w:id="54" w:author="Rodriguez, Mirna" w:date="2017-12-06T08:14:00Z">
        <w:r w:rsidR="00F72F02">
          <w:rPr>
            <w:u w:val="single"/>
          </w:rPr>
          <w:t>D</w:t>
        </w:r>
      </w:ins>
      <w:r>
        <w:rPr>
          <w:u w:val="single"/>
        </w:rPr>
        <w:t xml:space="preserve">eaths by </w:t>
      </w:r>
      <w:del w:id="55" w:author="Rodriguez, Mirna" w:date="2017-12-06T08:14:00Z">
        <w:r w:rsidDel="00F72F02">
          <w:rPr>
            <w:u w:val="single"/>
          </w:rPr>
          <w:delText>type :</w:delText>
        </w:r>
      </w:del>
      <w:ins w:id="56" w:author="Rodriguez, Mirna" w:date="2017-12-06T08:14:00Z">
        <w:r w:rsidR="00F72F02">
          <w:rPr>
            <w:u w:val="single"/>
          </w:rPr>
          <w:t>Type:</w:t>
        </w:r>
      </w:ins>
    </w:p>
    <w:p w14:paraId="68ED2B34" w14:textId="77777777" w:rsidR="001453B7" w:rsidRDefault="001453B7">
      <w:pPr>
        <w:rPr>
          <w:u w:val="single"/>
        </w:rPr>
      </w:pPr>
    </w:p>
    <w:p w14:paraId="6D9F690B" w14:textId="77777777" w:rsidR="00CC7E77" w:rsidRDefault="009B159C">
      <w:pPr>
        <w:rPr>
          <w:i/>
        </w:rPr>
      </w:pPr>
      <w:del w:id="57" w:author="Rodriguez, Mirna" w:date="2017-12-06T08:11:00Z">
        <w:r w:rsidDel="001453B7">
          <w:rPr>
            <w:i/>
          </w:rPr>
          <w:delText>Transportation incidents w</w:delText>
        </w:r>
      </w:del>
      <w:ins w:id="58" w:author="Rodriguez, Mirna" w:date="2017-12-06T08:11:00Z">
        <w:r w:rsidR="001453B7">
          <w:rPr>
            <w:i/>
          </w:rPr>
          <w:t>W</w:t>
        </w:r>
      </w:ins>
      <w:r>
        <w:rPr>
          <w:i/>
        </w:rPr>
        <w:t xml:space="preserve">hen </w:t>
      </w:r>
      <w:del w:id="59" w:author="Rodriguez, Mirna" w:date="2017-12-06T08:13:00Z">
        <w:r w:rsidDel="00F72F02">
          <w:rPr>
            <w:i/>
          </w:rPr>
          <w:delText xml:space="preserve">taken as an </w:delText>
        </w:r>
      </w:del>
      <w:r>
        <w:rPr>
          <w:i/>
        </w:rPr>
        <w:t>aggregate</w:t>
      </w:r>
      <w:ins w:id="60" w:author="Rodriguez, Mirna" w:date="2017-12-06T08:13:00Z">
        <w:r w:rsidR="00F72F02">
          <w:rPr>
            <w:i/>
          </w:rPr>
          <w:t>d</w:t>
        </w:r>
      </w:ins>
      <w:ins w:id="61" w:author="Rodriguez, Mirna" w:date="2017-12-06T08:11:00Z">
        <w:r w:rsidR="001453B7">
          <w:rPr>
            <w:i/>
          </w:rPr>
          <w:t>, Transportation incidents</w:t>
        </w:r>
      </w:ins>
      <w:r>
        <w:rPr>
          <w:i/>
        </w:rPr>
        <w:t xml:space="preserve"> </w:t>
      </w:r>
      <w:del w:id="62" w:author="Rodriguez, Mirna" w:date="2017-12-06T08:11:00Z">
        <w:r w:rsidDel="001453B7">
          <w:rPr>
            <w:i/>
          </w:rPr>
          <w:delText xml:space="preserve">has </w:delText>
        </w:r>
      </w:del>
      <w:ins w:id="63" w:author="Rodriguez, Mirna" w:date="2017-12-06T08:11:00Z">
        <w:r w:rsidR="001453B7">
          <w:rPr>
            <w:i/>
          </w:rPr>
          <w:t xml:space="preserve">have </w:t>
        </w:r>
      </w:ins>
      <w:r>
        <w:rPr>
          <w:i/>
        </w:rPr>
        <w:t xml:space="preserve">an overall downward slope </w:t>
      </w:r>
      <w:del w:id="64" w:author="Rodriguez, Mirna" w:date="2017-12-06T08:12:00Z">
        <w:r w:rsidDel="001453B7">
          <w:rPr>
            <w:i/>
          </w:rPr>
          <w:delText xml:space="preserve">showing that </w:delText>
        </w:r>
      </w:del>
      <w:r>
        <w:rPr>
          <w:i/>
        </w:rPr>
        <w:t>even though the population is trending upwards. This is contrary to our initial suggestion of naive correlation.</w:t>
      </w:r>
    </w:p>
    <w:p w14:paraId="178DAE34" w14:textId="77777777" w:rsidR="00CC7E77" w:rsidRDefault="009B159C">
      <w:r>
        <w:rPr>
          <w:noProof/>
          <w:lang w:val="en-US"/>
        </w:rPr>
        <w:drawing>
          <wp:inline distT="114300" distB="114300" distL="114300" distR="114300" wp14:anchorId="39380914" wp14:editId="35C114BD">
            <wp:extent cx="3948113" cy="177165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3948113" cy="1771650"/>
                    </a:xfrm>
                    <a:prstGeom prst="rect">
                      <a:avLst/>
                    </a:prstGeom>
                    <a:ln/>
                  </pic:spPr>
                </pic:pic>
              </a:graphicData>
            </a:graphic>
          </wp:inline>
        </w:drawing>
      </w:r>
    </w:p>
    <w:p w14:paraId="3160C740" w14:textId="77777777" w:rsidR="00F72F02" w:rsidRDefault="00F72F02">
      <w:pPr>
        <w:rPr>
          <w:ins w:id="65" w:author="Rodriguez, Mirna" w:date="2017-12-06T08:14:00Z"/>
          <w:i/>
        </w:rPr>
      </w:pPr>
    </w:p>
    <w:p w14:paraId="68C8AB3A" w14:textId="77777777" w:rsidR="00F72F02" w:rsidRDefault="00F72F02">
      <w:pPr>
        <w:rPr>
          <w:ins w:id="66" w:author="Rodriguez, Mirna" w:date="2017-12-06T08:14:00Z"/>
          <w:i/>
        </w:rPr>
      </w:pPr>
    </w:p>
    <w:p w14:paraId="755DCD1F" w14:textId="77777777" w:rsidR="00CC7E77" w:rsidRDefault="009B159C">
      <w:pPr>
        <w:rPr>
          <w:i/>
        </w:rPr>
      </w:pPr>
      <w:r>
        <w:rPr>
          <w:i/>
        </w:rPr>
        <w:t xml:space="preserve">Incidents involving falls have an upwards slope but have more volatility than </w:t>
      </w:r>
      <w:del w:id="67" w:author="Rodriguez, Mirna" w:date="2017-12-06T08:14:00Z">
        <w:r w:rsidDel="00F72F02">
          <w:rPr>
            <w:i/>
          </w:rPr>
          <w:delText xml:space="preserve">that of the </w:delText>
        </w:r>
      </w:del>
      <w:r>
        <w:rPr>
          <w:i/>
        </w:rPr>
        <w:t xml:space="preserve">population growth. </w:t>
      </w:r>
    </w:p>
    <w:p w14:paraId="2A932489" w14:textId="77777777" w:rsidR="00CC7E77" w:rsidRDefault="009B159C">
      <w:pPr>
        <w:rPr>
          <w:i/>
        </w:rPr>
      </w:pPr>
      <w:r>
        <w:rPr>
          <w:i/>
          <w:noProof/>
          <w:lang w:val="en-US"/>
        </w:rPr>
        <w:drawing>
          <wp:inline distT="114300" distB="114300" distL="114300" distR="114300" wp14:anchorId="4B4573A5" wp14:editId="42726ABE">
            <wp:extent cx="4119563" cy="1811886"/>
            <wp:effectExtent l="0" t="0" r="0" b="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4119563" cy="1811886"/>
                    </a:xfrm>
                    <a:prstGeom prst="rect">
                      <a:avLst/>
                    </a:prstGeom>
                    <a:ln/>
                  </pic:spPr>
                </pic:pic>
              </a:graphicData>
            </a:graphic>
          </wp:inline>
        </w:drawing>
      </w:r>
    </w:p>
    <w:p w14:paraId="69ED626D" w14:textId="77777777" w:rsidR="00CC7E77" w:rsidRDefault="00CC7E77">
      <w:pPr>
        <w:rPr>
          <w:i/>
        </w:rPr>
      </w:pPr>
    </w:p>
    <w:p w14:paraId="52E5D473" w14:textId="77777777" w:rsidR="00CC7E77" w:rsidRDefault="009B159C">
      <w:pPr>
        <w:rPr>
          <w:i/>
        </w:rPr>
      </w:pPr>
      <w:r>
        <w:rPr>
          <w:i/>
        </w:rPr>
        <w:t xml:space="preserve">Drowning Fatalities are on a decline as well, which is </w:t>
      </w:r>
      <w:del w:id="68" w:author="Rodriguez, Mirna" w:date="2017-12-06T08:26:00Z">
        <w:r w:rsidDel="00176E93">
          <w:rPr>
            <w:i/>
          </w:rPr>
          <w:delText>contrary</w:delText>
        </w:r>
      </w:del>
      <w:ins w:id="69" w:author="Rodriguez, Mirna" w:date="2017-12-06T08:26:00Z">
        <w:r w:rsidR="00176E93">
          <w:rPr>
            <w:i/>
          </w:rPr>
          <w:t>divergent</w:t>
        </w:r>
      </w:ins>
      <w:r>
        <w:rPr>
          <w:i/>
        </w:rPr>
        <w:t xml:space="preserve"> to the population growth.</w:t>
      </w:r>
    </w:p>
    <w:p w14:paraId="56142C59" w14:textId="77777777" w:rsidR="00CC7E77" w:rsidRDefault="00CC7E77">
      <w:pPr>
        <w:rPr>
          <w:i/>
        </w:rPr>
      </w:pPr>
    </w:p>
    <w:p w14:paraId="5EF633BD" w14:textId="77777777" w:rsidR="00CC7E77" w:rsidRDefault="009B159C">
      <w:pPr>
        <w:rPr>
          <w:i/>
        </w:rPr>
      </w:pPr>
      <w:r>
        <w:rPr>
          <w:i/>
          <w:noProof/>
          <w:lang w:val="en-US"/>
        </w:rPr>
        <w:drawing>
          <wp:inline distT="114300" distB="114300" distL="114300" distR="114300" wp14:anchorId="3A75C0C8" wp14:editId="5271969E">
            <wp:extent cx="4243388" cy="1879866"/>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
                    <a:srcRect/>
                    <a:stretch>
                      <a:fillRect/>
                    </a:stretch>
                  </pic:blipFill>
                  <pic:spPr>
                    <a:xfrm>
                      <a:off x="0" y="0"/>
                      <a:ext cx="4243388" cy="1879866"/>
                    </a:xfrm>
                    <a:prstGeom prst="rect">
                      <a:avLst/>
                    </a:prstGeom>
                    <a:ln/>
                  </pic:spPr>
                </pic:pic>
              </a:graphicData>
            </a:graphic>
          </wp:inline>
        </w:drawing>
      </w:r>
    </w:p>
    <w:p w14:paraId="262BB899" w14:textId="77777777" w:rsidR="00CC7E77" w:rsidRDefault="00CC7E77">
      <w:pPr>
        <w:rPr>
          <w:i/>
        </w:rPr>
      </w:pPr>
    </w:p>
    <w:p w14:paraId="76557E60" w14:textId="77777777" w:rsidR="00CC7E77" w:rsidRDefault="00CC7E77">
      <w:pPr>
        <w:rPr>
          <w:i/>
        </w:rPr>
      </w:pPr>
    </w:p>
    <w:p w14:paraId="48DE1CF0" w14:textId="77777777" w:rsidR="00CC7E77" w:rsidRDefault="009B159C">
      <w:pPr>
        <w:rPr>
          <w:i/>
        </w:rPr>
      </w:pPr>
      <w:r>
        <w:rPr>
          <w:i/>
        </w:rPr>
        <w:t xml:space="preserve">Assault Incidents follow a similar </w:t>
      </w:r>
      <w:ins w:id="70" w:author="Rodriguez, Mirna" w:date="2017-12-06T08:27:00Z">
        <w:r w:rsidR="00176E93">
          <w:rPr>
            <w:i/>
          </w:rPr>
          <w:t xml:space="preserve">trend as the </w:t>
        </w:r>
      </w:ins>
      <w:r>
        <w:rPr>
          <w:i/>
        </w:rPr>
        <w:t xml:space="preserve">population growth. This shows more of a correlated relationship </w:t>
      </w:r>
      <w:del w:id="71" w:author="Rodriguez, Mirna" w:date="2017-12-06T08:27:00Z">
        <w:r w:rsidDel="00176E93">
          <w:rPr>
            <w:i/>
          </w:rPr>
          <w:delText xml:space="preserve">with </w:delText>
        </w:r>
      </w:del>
      <w:ins w:id="72" w:author="Rodriguez, Mirna" w:date="2017-12-06T08:27:00Z">
        <w:r w:rsidR="00176E93">
          <w:rPr>
            <w:i/>
          </w:rPr>
          <w:t xml:space="preserve">between </w:t>
        </w:r>
      </w:ins>
      <w:r>
        <w:rPr>
          <w:i/>
        </w:rPr>
        <w:t>Assaults and Population.</w:t>
      </w:r>
    </w:p>
    <w:p w14:paraId="0C090AF7" w14:textId="77777777" w:rsidR="00CC7E77" w:rsidRDefault="00CC7E77">
      <w:pPr>
        <w:rPr>
          <w:i/>
        </w:rPr>
      </w:pPr>
    </w:p>
    <w:p w14:paraId="51F66F29" w14:textId="77777777" w:rsidR="00CC7E77" w:rsidRDefault="009B159C">
      <w:pPr>
        <w:rPr>
          <w:i/>
        </w:rPr>
      </w:pPr>
      <w:r>
        <w:rPr>
          <w:i/>
          <w:noProof/>
          <w:lang w:val="en-US"/>
        </w:rPr>
        <w:drawing>
          <wp:inline distT="114300" distB="114300" distL="114300" distR="114300" wp14:anchorId="6AABFCB1" wp14:editId="630A1593">
            <wp:extent cx="4357688" cy="1912904"/>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4357688" cy="1912904"/>
                    </a:xfrm>
                    <a:prstGeom prst="rect">
                      <a:avLst/>
                    </a:prstGeom>
                    <a:ln/>
                  </pic:spPr>
                </pic:pic>
              </a:graphicData>
            </a:graphic>
          </wp:inline>
        </w:drawing>
      </w:r>
    </w:p>
    <w:p w14:paraId="76135208" w14:textId="77777777" w:rsidR="00CC7E77" w:rsidRDefault="00CC7E77">
      <w:pPr>
        <w:rPr>
          <w:i/>
        </w:rPr>
      </w:pPr>
    </w:p>
    <w:p w14:paraId="5E3EEA73" w14:textId="77777777" w:rsidR="00F72F02" w:rsidRDefault="00F72F02">
      <w:pPr>
        <w:rPr>
          <w:ins w:id="73" w:author="Rodriguez, Mirna" w:date="2017-12-06T08:15:00Z"/>
          <w:i/>
        </w:rPr>
      </w:pPr>
    </w:p>
    <w:p w14:paraId="2EB52D32" w14:textId="77777777" w:rsidR="00F72F02" w:rsidRDefault="00F72F02">
      <w:pPr>
        <w:rPr>
          <w:ins w:id="74" w:author="Rodriguez, Mirna" w:date="2017-12-06T08:15:00Z"/>
          <w:i/>
        </w:rPr>
      </w:pPr>
    </w:p>
    <w:p w14:paraId="7793B4D2" w14:textId="77777777" w:rsidR="00CC7E77" w:rsidRDefault="009B159C">
      <w:pPr>
        <w:rPr>
          <w:i/>
        </w:rPr>
      </w:pPr>
      <w:r>
        <w:rPr>
          <w:i/>
        </w:rPr>
        <w:lastRenderedPageBreak/>
        <w:t xml:space="preserve">The final 3 types of </w:t>
      </w:r>
      <w:ins w:id="75" w:author="Rodriguez, Mirna" w:date="2017-12-06T08:27:00Z">
        <w:r w:rsidR="00176E93">
          <w:rPr>
            <w:i/>
          </w:rPr>
          <w:t xml:space="preserve">unnatural </w:t>
        </w:r>
      </w:ins>
      <w:r>
        <w:rPr>
          <w:i/>
        </w:rPr>
        <w:t>death</w:t>
      </w:r>
      <w:ins w:id="76" w:author="Rodriguez, Mirna" w:date="2017-12-06T08:27:00Z">
        <w:r w:rsidR="00176E93">
          <w:rPr>
            <w:i/>
          </w:rPr>
          <w:t>s</w:t>
        </w:r>
      </w:ins>
      <w:r>
        <w:rPr>
          <w:i/>
        </w:rPr>
        <w:t xml:space="preserve"> are all on the decline</w:t>
      </w:r>
      <w:ins w:id="77" w:author="Rodriguez, Mirna" w:date="2017-12-06T08:15:00Z">
        <w:r w:rsidR="00F72F02">
          <w:rPr>
            <w:i/>
          </w:rPr>
          <w:t xml:space="preserve">: </w:t>
        </w:r>
      </w:ins>
      <w:del w:id="78" w:author="Rodriguez, Mirna" w:date="2017-12-06T08:15:00Z">
        <w:r w:rsidDel="00F72F02">
          <w:rPr>
            <w:i/>
          </w:rPr>
          <w:delText xml:space="preserve">,  </w:delText>
        </w:r>
      </w:del>
      <w:r>
        <w:rPr>
          <w:i/>
        </w:rPr>
        <w:t xml:space="preserve">Suicide, </w:t>
      </w:r>
      <w:commentRangeStart w:id="79"/>
      <w:r>
        <w:rPr>
          <w:i/>
        </w:rPr>
        <w:t xml:space="preserve">Transportation accidents </w:t>
      </w:r>
      <w:commentRangeEnd w:id="79"/>
      <w:r w:rsidR="00176E93">
        <w:rPr>
          <w:rStyle w:val="CommentReference"/>
        </w:rPr>
        <w:commentReference w:id="79"/>
      </w:r>
      <w:r>
        <w:rPr>
          <w:i/>
        </w:rPr>
        <w:t>and Fire incidents.</w:t>
      </w:r>
    </w:p>
    <w:p w14:paraId="788CDE70" w14:textId="77777777" w:rsidR="00CC7E77" w:rsidRDefault="009B159C">
      <w:pPr>
        <w:rPr>
          <w:i/>
        </w:rPr>
      </w:pPr>
      <w:r>
        <w:rPr>
          <w:i/>
          <w:noProof/>
          <w:lang w:val="en-US"/>
        </w:rPr>
        <w:drawing>
          <wp:inline distT="114300" distB="114300" distL="114300" distR="114300" wp14:anchorId="14EA8B3C" wp14:editId="04EC46AE">
            <wp:extent cx="4870048" cy="2185988"/>
            <wp:effectExtent l="0" t="0" r="0" b="0"/>
            <wp:docPr id="1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4870048" cy="2185988"/>
                    </a:xfrm>
                    <a:prstGeom prst="rect">
                      <a:avLst/>
                    </a:prstGeom>
                    <a:ln/>
                  </pic:spPr>
                </pic:pic>
              </a:graphicData>
            </a:graphic>
          </wp:inline>
        </w:drawing>
      </w:r>
    </w:p>
    <w:p w14:paraId="4F3E5C28" w14:textId="77777777" w:rsidR="00CC7E77" w:rsidRDefault="009B159C">
      <w:pPr>
        <w:rPr>
          <w:i/>
        </w:rPr>
      </w:pPr>
      <w:r>
        <w:rPr>
          <w:i/>
          <w:noProof/>
          <w:lang w:val="en-US"/>
        </w:rPr>
        <w:drawing>
          <wp:inline distT="114300" distB="114300" distL="114300" distR="114300" wp14:anchorId="7760386E" wp14:editId="4161CF25">
            <wp:extent cx="4869779" cy="214788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869779" cy="2147888"/>
                    </a:xfrm>
                    <a:prstGeom prst="rect">
                      <a:avLst/>
                    </a:prstGeom>
                    <a:ln/>
                  </pic:spPr>
                </pic:pic>
              </a:graphicData>
            </a:graphic>
          </wp:inline>
        </w:drawing>
      </w:r>
    </w:p>
    <w:p w14:paraId="266252E9" w14:textId="77777777" w:rsidR="00CC7E77" w:rsidRDefault="009B159C">
      <w:pPr>
        <w:rPr>
          <w:i/>
        </w:rPr>
      </w:pPr>
      <w:r>
        <w:rPr>
          <w:i/>
          <w:noProof/>
          <w:lang w:val="en-US"/>
        </w:rPr>
        <w:drawing>
          <wp:inline distT="114300" distB="114300" distL="114300" distR="114300" wp14:anchorId="60548998" wp14:editId="262F6D2E">
            <wp:extent cx="4861938" cy="2185988"/>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4861938" cy="2185988"/>
                    </a:xfrm>
                    <a:prstGeom prst="rect">
                      <a:avLst/>
                    </a:prstGeom>
                    <a:ln/>
                  </pic:spPr>
                </pic:pic>
              </a:graphicData>
            </a:graphic>
          </wp:inline>
        </w:drawing>
      </w:r>
    </w:p>
    <w:p w14:paraId="25136919" w14:textId="77777777" w:rsidR="00CC7E77" w:rsidRDefault="00CC7E77"/>
    <w:p w14:paraId="74B39D40" w14:textId="77777777" w:rsidR="00CC7E77" w:rsidRDefault="009B159C">
      <w:pPr>
        <w:ind w:firstLine="720"/>
      </w:pPr>
      <w:r>
        <w:t>By differentiating the types of deaths</w:t>
      </w:r>
      <w:ins w:id="80" w:author="Rodriguez, Mirna" w:date="2017-12-06T08:16:00Z">
        <w:r w:rsidR="00F72F02">
          <w:t>,</w:t>
        </w:r>
      </w:ins>
      <w:r>
        <w:t xml:space="preserve"> one can </w:t>
      </w:r>
      <w:del w:id="81" w:author="Rodriguez, Mirna" w:date="2017-12-06T08:20:00Z">
        <w:r w:rsidDel="00F72F02">
          <w:delText xml:space="preserve">see </w:delText>
        </w:r>
      </w:del>
      <w:ins w:id="82" w:author="Rodriguez, Mirna" w:date="2017-12-06T08:20:00Z">
        <w:r w:rsidR="00F72F02">
          <w:t xml:space="preserve">illustrate </w:t>
        </w:r>
      </w:ins>
      <w:r>
        <w:t>that not all deaths</w:t>
      </w:r>
      <w:ins w:id="83" w:author="Rodriguez, Mirna" w:date="2017-12-06T08:17:00Z">
        <w:r w:rsidR="00F72F02">
          <w:t>, in relationship to the population growth</w:t>
        </w:r>
      </w:ins>
      <w:ins w:id="84" w:author="Rodriguez, Mirna" w:date="2017-12-06T08:18:00Z">
        <w:r w:rsidR="00F72F02">
          <w:t>,</w:t>
        </w:r>
      </w:ins>
      <w:r>
        <w:t xml:space="preserve"> are equivalent. They all seem to be trending independently from both the population growth and from one another. </w:t>
      </w:r>
      <w:ins w:id="85" w:author="Rodriguez, Mirna" w:date="2017-12-06T08:21:00Z">
        <w:r w:rsidR="00F72F02">
          <w:t xml:space="preserve">In </w:t>
        </w:r>
      </w:ins>
      <w:ins w:id="86" w:author="Rodriguez, Mirna" w:date="2017-12-06T08:22:00Z">
        <w:r w:rsidR="00F72F02">
          <w:t>addition</w:t>
        </w:r>
      </w:ins>
      <w:ins w:id="87" w:author="Rodriguez, Mirna" w:date="2017-12-06T08:21:00Z">
        <w:r w:rsidR="00F72F02">
          <w:t xml:space="preserve">, </w:t>
        </w:r>
      </w:ins>
      <w:ins w:id="88" w:author="Rodriguez, Mirna" w:date="2017-12-06T08:22:00Z">
        <w:r w:rsidR="00F72F02">
          <w:t>one</w:t>
        </w:r>
      </w:ins>
      <w:ins w:id="89" w:author="Rodriguez, Mirna" w:date="2017-12-06T08:18:00Z">
        <w:r w:rsidR="00F72F02">
          <w:t xml:space="preserve"> can provide </w:t>
        </w:r>
      </w:ins>
      <w:ins w:id="90" w:author="Rodriguez, Mirna" w:date="2017-12-06T08:20:00Z">
        <w:r w:rsidR="00F72F02">
          <w:t>further</w:t>
        </w:r>
      </w:ins>
      <w:ins w:id="91" w:author="Rodriguez, Mirna" w:date="2017-12-06T08:18:00Z">
        <w:r w:rsidR="00F72F02">
          <w:t xml:space="preserve"> </w:t>
        </w:r>
      </w:ins>
      <w:del w:id="92" w:author="Rodriguez, Mirna" w:date="2017-12-06T08:19:00Z">
        <w:r w:rsidDel="00F72F02">
          <w:delText xml:space="preserve">Let’s dig in further into the data we have available to see what </w:delText>
        </w:r>
      </w:del>
      <w:r>
        <w:t>insight</w:t>
      </w:r>
      <w:ins w:id="93" w:author="Rodriguez, Mirna" w:date="2017-12-06T08:21:00Z">
        <w:r w:rsidR="00F72F02">
          <w:t xml:space="preserve"> into the information presented by using </w:t>
        </w:r>
      </w:ins>
      <w:ins w:id="94" w:author="Rodriguez, Mirna" w:date="2017-12-06T08:22:00Z">
        <w:r w:rsidR="00F72F02">
          <w:t>supplementary</w:t>
        </w:r>
      </w:ins>
      <w:ins w:id="95" w:author="Rodriguez, Mirna" w:date="2017-12-06T08:21:00Z">
        <w:r w:rsidR="00F72F02">
          <w:t xml:space="preserve"> data</w:t>
        </w:r>
      </w:ins>
      <w:del w:id="96" w:author="Rodriguez, Mirna" w:date="2017-12-06T08:21:00Z">
        <w:r w:rsidDel="00F72F02">
          <w:delText>s</w:delText>
        </w:r>
      </w:del>
      <w:ins w:id="97" w:author="Rodriguez, Mirna" w:date="2017-12-06T08:19:00Z">
        <w:r w:rsidR="00F72F02">
          <w:t xml:space="preserve">. For example, one could further </w:t>
        </w:r>
      </w:ins>
      <w:del w:id="98" w:author="Rodriguez, Mirna" w:date="2017-12-06T08:19:00Z">
        <w:r w:rsidDel="00F72F02">
          <w:delText xml:space="preserve"> </w:delText>
        </w:r>
      </w:del>
      <w:del w:id="99" w:author="Rodriguez, Mirna" w:date="2017-12-06T08:20:00Z">
        <w:r w:rsidDel="00F72F02">
          <w:delText xml:space="preserve">we can pull from the data. </w:delText>
        </w:r>
      </w:del>
      <w:del w:id="100" w:author="Rodriguez, Mirna" w:date="2017-12-06T08:16:00Z">
        <w:r w:rsidDel="00F72F02">
          <w:delText>We  will</w:delText>
        </w:r>
      </w:del>
      <w:del w:id="101" w:author="Rodriguez, Mirna" w:date="2017-12-06T08:20:00Z">
        <w:r w:rsidDel="00F72F02">
          <w:delText xml:space="preserve"> dig into the </w:delText>
        </w:r>
      </w:del>
      <w:r>
        <w:t>classif</w:t>
      </w:r>
      <w:del w:id="102" w:author="Rodriguez, Mirna" w:date="2017-12-06T08:21:00Z">
        <w:r w:rsidDel="00F72F02">
          <w:delText xml:space="preserve">ied </w:delText>
        </w:r>
      </w:del>
      <w:ins w:id="103" w:author="Rodriguez, Mirna" w:date="2017-12-06T08:21:00Z">
        <w:r w:rsidR="00F72F02">
          <w:t xml:space="preserve">y </w:t>
        </w:r>
      </w:ins>
      <w:r>
        <w:t>deaths by country</w:t>
      </w:r>
      <w:ins w:id="104" w:author="Rodriguez, Mirna" w:date="2017-12-06T08:22:00Z">
        <w:r w:rsidR="00F72F02">
          <w:t xml:space="preserve"> [</w:t>
        </w:r>
      </w:ins>
      <w:del w:id="105" w:author="Rodriguez, Mirna" w:date="2017-12-06T08:22:00Z">
        <w:r w:rsidDel="00F72F02">
          <w:delText xml:space="preserve">, the </w:delText>
        </w:r>
      </w:del>
      <w:r>
        <w:t>top 5</w:t>
      </w:r>
      <w:ins w:id="106" w:author="Rodriguez, Mirna" w:date="2017-12-06T08:22:00Z">
        <w:r w:rsidR="00F72F02">
          <w:t>]</w:t>
        </w:r>
      </w:ins>
      <w:r>
        <w:t xml:space="preserve"> as </w:t>
      </w:r>
      <w:del w:id="107" w:author="Rodriguez, Mirna" w:date="2017-12-06T08:22:00Z">
        <w:r w:rsidDel="00176E93">
          <w:delText xml:space="preserve">we </w:delText>
        </w:r>
      </w:del>
      <w:ins w:id="108" w:author="Rodriguez, Mirna" w:date="2017-12-06T08:22:00Z">
        <w:r w:rsidR="00176E93">
          <w:t>there is</w:t>
        </w:r>
      </w:ins>
      <w:del w:id="109" w:author="Rodriguez, Mirna" w:date="2017-12-06T08:22:00Z">
        <w:r w:rsidDel="00176E93">
          <w:delText>h</w:delText>
        </w:r>
      </w:del>
      <w:del w:id="110" w:author="Rodriguez, Mirna" w:date="2017-12-06T08:23:00Z">
        <w:r w:rsidDel="00176E93">
          <w:delText>ave about</w:delText>
        </w:r>
      </w:del>
      <w:r>
        <w:t xml:space="preserve"> 100 data</w:t>
      </w:r>
      <w:ins w:id="111" w:author="Rodriguez, Mirna" w:date="2017-12-06T08:18:00Z">
        <w:r w:rsidR="00F72F02">
          <w:t xml:space="preserve"> </w:t>
        </w:r>
      </w:ins>
      <w:r>
        <w:t xml:space="preserve">points on country. </w:t>
      </w:r>
    </w:p>
    <w:p w14:paraId="29A490CB" w14:textId="77777777" w:rsidR="00CC7E77" w:rsidRDefault="009B159C">
      <w:pPr>
        <w:ind w:firstLine="720"/>
        <w:rPr>
          <w:ins w:id="112" w:author="Rodriguez, Mirna" w:date="2017-12-06T08:31:00Z"/>
        </w:rPr>
      </w:pPr>
      <w:r>
        <w:lastRenderedPageBreak/>
        <w:t>There are 2 key countries currently missing from the dataset</w:t>
      </w:r>
      <w:ins w:id="113" w:author="Rodriguez, Mirna" w:date="2017-12-06T08:30:00Z">
        <w:r w:rsidR="00176E93">
          <w:t>,</w:t>
        </w:r>
      </w:ins>
      <w:r>
        <w:t xml:space="preserve"> China and India. </w:t>
      </w:r>
      <w:ins w:id="114" w:author="Rodriguez, Mirna" w:date="2017-12-06T08:30:00Z">
        <w:r w:rsidR="00176E93">
          <w:t xml:space="preserve">This is due to lack of </w:t>
        </w:r>
      </w:ins>
      <w:del w:id="115" w:author="Rodriguez, Mirna" w:date="2017-12-06T08:30:00Z">
        <w:r w:rsidDel="00176E93">
          <w:delText xml:space="preserve">There are no </w:delText>
        </w:r>
      </w:del>
      <w:r>
        <w:t xml:space="preserve">records </w:t>
      </w:r>
      <w:del w:id="116" w:author="Rodriguez, Mirna" w:date="2017-12-06T08:30:00Z">
        <w:r w:rsidDel="00176E93">
          <w:delText xml:space="preserve">on </w:delText>
        </w:r>
      </w:del>
      <w:ins w:id="117" w:author="Rodriguez, Mirna" w:date="2017-12-06T08:30:00Z">
        <w:r w:rsidR="00176E93">
          <w:t xml:space="preserve">for </w:t>
        </w:r>
      </w:ins>
      <w:r>
        <w:t xml:space="preserve">unnatural deaths. </w:t>
      </w:r>
      <w:ins w:id="118" w:author="Rodriguez, Mirna" w:date="2017-12-06T08:30:00Z">
        <w:r w:rsidR="00176E93">
          <w:t xml:space="preserve">In contrast, </w:t>
        </w:r>
      </w:ins>
      <w:del w:id="119" w:author="Rodriguez, Mirna" w:date="2017-12-06T08:30:00Z">
        <w:r w:rsidDel="00176E93">
          <w:delText>T</w:delText>
        </w:r>
      </w:del>
      <w:ins w:id="120" w:author="Rodriguez, Mirna" w:date="2017-12-06T08:30:00Z">
        <w:r w:rsidR="00176E93">
          <w:t>t</w:t>
        </w:r>
      </w:ins>
      <w:r>
        <w:t>here was a lot of information on natural deaths</w:t>
      </w:r>
      <w:ins w:id="121" w:author="Rodriguez, Mirna" w:date="2017-12-06T08:31:00Z">
        <w:r w:rsidR="00176E93">
          <w:t>,</w:t>
        </w:r>
      </w:ins>
      <w:r>
        <w:t xml:space="preserve"> but that is not our focus.</w:t>
      </w:r>
    </w:p>
    <w:p w14:paraId="29538EFE" w14:textId="77777777" w:rsidR="00176E93" w:rsidRDefault="00176E93">
      <w:pPr>
        <w:ind w:firstLine="720"/>
      </w:pPr>
    </w:p>
    <w:p w14:paraId="05A1788C" w14:textId="159E7203" w:rsidR="00CC7E77" w:rsidRDefault="009B159C">
      <w:pPr>
        <w:ind w:firstLine="720"/>
        <w:rPr>
          <w:ins w:id="122" w:author="Wil Valencia" w:date="2017-12-06T15:50:00Z"/>
        </w:rPr>
      </w:pPr>
      <w:r>
        <w:t xml:space="preserve">In </w:t>
      </w:r>
      <w:del w:id="123" w:author="Rodriguez, Mirna" w:date="2017-12-06T08:31:00Z">
        <w:r w:rsidDel="00176E93">
          <w:delText xml:space="preserve">my </w:delText>
        </w:r>
      </w:del>
      <w:ins w:id="124" w:author="Rodriguez, Mirna" w:date="2017-12-06T08:31:00Z">
        <w:r w:rsidR="00176E93">
          <w:t xml:space="preserve">the following </w:t>
        </w:r>
      </w:ins>
      <w:r>
        <w:t>analysis</w:t>
      </w:r>
      <w:ins w:id="125" w:author="Rodriguez, Mirna" w:date="2017-12-06T08:31:00Z">
        <w:r w:rsidR="00176E93">
          <w:t>, we</w:t>
        </w:r>
      </w:ins>
      <w:r>
        <w:t xml:space="preserve"> will define the top 5 </w:t>
      </w:r>
      <w:ins w:id="126" w:author="Rodriguez, Mirna" w:date="2017-12-06T08:32:00Z">
        <w:r w:rsidR="00176E93">
          <w:t xml:space="preserve">countries </w:t>
        </w:r>
      </w:ins>
      <w:r>
        <w:t xml:space="preserve">by the magnitude of the sum of all death types. </w:t>
      </w:r>
      <w:ins w:id="127" w:author="Wil Valencia" w:date="2017-12-06T15:34:00Z">
        <w:r w:rsidR="00F10927">
          <w:t xml:space="preserve">We are assuming that countries with larger </w:t>
        </w:r>
      </w:ins>
      <w:ins w:id="128" w:author="Wil Valencia" w:date="2017-12-06T15:35:00Z">
        <w:r w:rsidR="00F10927">
          <w:t>magnitude</w:t>
        </w:r>
      </w:ins>
      <w:ins w:id="129" w:author="Wil Valencia" w:date="2017-12-06T15:34:00Z">
        <w:r w:rsidR="00F10927">
          <w:t xml:space="preserve"> in type of death will have </w:t>
        </w:r>
      </w:ins>
      <w:commentRangeStart w:id="130"/>
      <w:del w:id="131" w:author="Wil Valencia" w:date="2017-12-06T15:34:00Z">
        <w:r w:rsidDel="00F10927">
          <w:delText>The assumption is that there will larger factors (cultural, geopolitical ,</w:delText>
        </w:r>
      </w:del>
      <w:ins w:id="132" w:author="Rodriguez, Mirna" w:date="2017-12-06T08:44:00Z">
        <w:del w:id="133" w:author="Wil Valencia" w:date="2017-12-06T15:34:00Z">
          <w:r w:rsidR="00AA3E87" w:rsidDel="00F10927">
            <w:delText>geopolitical,</w:delText>
          </w:r>
        </w:del>
      </w:ins>
      <w:del w:id="134" w:author="Wil Valencia" w:date="2017-12-06T15:34:00Z">
        <w:r w:rsidDel="00F10927">
          <w:delText xml:space="preserve"> disasters.</w:delText>
        </w:r>
      </w:del>
      <w:ins w:id="135" w:author="Rodriguez, Mirna" w:date="2017-12-06T08:44:00Z">
        <w:del w:id="136" w:author="Wil Valencia" w:date="2017-12-06T15:34:00Z">
          <w:r w:rsidR="00AA3E87" w:rsidDel="00F10927">
            <w:delText xml:space="preserve">, </w:delText>
          </w:r>
        </w:del>
      </w:ins>
      <w:del w:id="137" w:author="Wil Valencia" w:date="2017-12-06T15:34:00Z">
        <w:r w:rsidDel="00F10927">
          <w:delText xml:space="preserve">etc.) that will be more evident that smaller counts that may have larger percent against population. </w:delText>
        </w:r>
        <w:commentRangeEnd w:id="130"/>
        <w:r w:rsidR="00176E93" w:rsidDel="00F10927">
          <w:rPr>
            <w:rStyle w:val="CommentReference"/>
          </w:rPr>
          <w:commentReference w:id="130"/>
        </w:r>
      </w:del>
      <w:ins w:id="138" w:author="Wil Valencia" w:date="2017-12-06T15:34:00Z">
        <w:r w:rsidR="00F10927">
          <w:t xml:space="preserve">more evident </w:t>
        </w:r>
      </w:ins>
      <w:ins w:id="139" w:author="Wil Valencia" w:date="2017-12-06T15:35:00Z">
        <w:r w:rsidR="00F10927">
          <w:t>data available as to the causes of these deaths.</w:t>
        </w:r>
      </w:ins>
      <w:ins w:id="140" w:author="Wil Valencia" w:date="2017-12-06T15:50:00Z">
        <w:r w:rsidR="00CC1C08">
          <w:t xml:space="preserve"> Please note within the next few graphs the </w:t>
        </w:r>
        <w:proofErr w:type="spellStart"/>
        <w:r w:rsidR="00CC1C08">
          <w:t>colour</w:t>
        </w:r>
        <w:proofErr w:type="spellEnd"/>
        <w:r w:rsidR="00CC1C08">
          <w:t xml:space="preserve"> of the trends represents the top 5 in order:</w:t>
        </w:r>
      </w:ins>
    </w:p>
    <w:p w14:paraId="7A88A7CA" w14:textId="2B627593" w:rsidR="00CC1C08" w:rsidRDefault="00CC1C08">
      <w:pPr>
        <w:pStyle w:val="ListParagraph"/>
        <w:numPr>
          <w:ilvl w:val="0"/>
          <w:numId w:val="2"/>
        </w:numPr>
        <w:rPr>
          <w:ins w:id="141" w:author="Wil Valencia" w:date="2017-12-06T15:50:00Z"/>
        </w:rPr>
        <w:pPrChange w:id="142" w:author="Wil Valencia" w:date="2017-12-06T15:50:00Z">
          <w:pPr>
            <w:ind w:firstLine="720"/>
          </w:pPr>
        </w:pPrChange>
      </w:pPr>
      <w:ins w:id="143" w:author="Wil Valencia" w:date="2017-12-06T15:50:00Z">
        <w:r>
          <w:t>Blue</w:t>
        </w:r>
      </w:ins>
    </w:p>
    <w:p w14:paraId="010E18BC" w14:textId="43BB01DD" w:rsidR="00CC1C08" w:rsidRDefault="00CC1C08">
      <w:pPr>
        <w:pStyle w:val="ListParagraph"/>
        <w:numPr>
          <w:ilvl w:val="0"/>
          <w:numId w:val="2"/>
        </w:numPr>
        <w:rPr>
          <w:ins w:id="144" w:author="Wil Valencia" w:date="2017-12-06T15:50:00Z"/>
        </w:rPr>
        <w:pPrChange w:id="145" w:author="Wil Valencia" w:date="2017-12-06T15:50:00Z">
          <w:pPr>
            <w:ind w:firstLine="720"/>
          </w:pPr>
        </w:pPrChange>
      </w:pPr>
      <w:ins w:id="146" w:author="Wil Valencia" w:date="2017-12-06T15:50:00Z">
        <w:r>
          <w:t>Yellow</w:t>
        </w:r>
      </w:ins>
    </w:p>
    <w:p w14:paraId="78435D97" w14:textId="33FA0132" w:rsidR="00CC1C08" w:rsidRDefault="00CC1C08">
      <w:pPr>
        <w:pStyle w:val="ListParagraph"/>
        <w:numPr>
          <w:ilvl w:val="0"/>
          <w:numId w:val="2"/>
        </w:numPr>
        <w:rPr>
          <w:ins w:id="147" w:author="Wil Valencia" w:date="2017-12-06T15:50:00Z"/>
        </w:rPr>
        <w:pPrChange w:id="148" w:author="Wil Valencia" w:date="2017-12-06T15:50:00Z">
          <w:pPr>
            <w:ind w:firstLine="720"/>
          </w:pPr>
        </w:pPrChange>
      </w:pPr>
      <w:ins w:id="149" w:author="Wil Valencia" w:date="2017-12-06T15:50:00Z">
        <w:r>
          <w:t>Green</w:t>
        </w:r>
      </w:ins>
    </w:p>
    <w:p w14:paraId="190CA040" w14:textId="3D1E724E" w:rsidR="00CC1C08" w:rsidRDefault="00CC1C08">
      <w:pPr>
        <w:pStyle w:val="ListParagraph"/>
        <w:numPr>
          <w:ilvl w:val="0"/>
          <w:numId w:val="2"/>
        </w:numPr>
        <w:rPr>
          <w:ins w:id="150" w:author="Wil Valencia" w:date="2017-12-06T15:50:00Z"/>
        </w:rPr>
        <w:pPrChange w:id="151" w:author="Wil Valencia" w:date="2017-12-06T15:50:00Z">
          <w:pPr>
            <w:ind w:firstLine="720"/>
          </w:pPr>
        </w:pPrChange>
      </w:pPr>
      <w:ins w:id="152" w:author="Wil Valencia" w:date="2017-12-06T15:50:00Z">
        <w:r>
          <w:t>Red</w:t>
        </w:r>
      </w:ins>
    </w:p>
    <w:p w14:paraId="5413DDFF" w14:textId="2C656C80" w:rsidR="00CC1C08" w:rsidRDefault="00CC1C08">
      <w:pPr>
        <w:pStyle w:val="ListParagraph"/>
        <w:numPr>
          <w:ilvl w:val="0"/>
          <w:numId w:val="2"/>
        </w:numPr>
        <w:pPrChange w:id="153" w:author="Wil Valencia" w:date="2017-12-06T15:50:00Z">
          <w:pPr>
            <w:ind w:firstLine="720"/>
          </w:pPr>
        </w:pPrChange>
      </w:pPr>
      <w:ins w:id="154" w:author="Wil Valencia" w:date="2017-12-06T15:50:00Z">
        <w:r>
          <w:t>Purple</w:t>
        </w:r>
      </w:ins>
    </w:p>
    <w:p w14:paraId="1E9A5745" w14:textId="77777777" w:rsidR="00CC7E77" w:rsidRDefault="00CC7E77">
      <w:pPr>
        <w:ind w:firstLine="720"/>
      </w:pPr>
    </w:p>
    <w:p w14:paraId="2212C5B0" w14:textId="77777777" w:rsidR="00CC7E77" w:rsidRDefault="009B159C">
      <w:pPr>
        <w:rPr>
          <w:b/>
          <w:u w:val="single"/>
        </w:rPr>
      </w:pPr>
      <w:commentRangeStart w:id="155"/>
      <w:commentRangeStart w:id="156"/>
      <w:r>
        <w:rPr>
          <w:b/>
          <w:u w:val="single"/>
        </w:rPr>
        <w:t>Transportation Incidents</w:t>
      </w:r>
      <w:commentRangeEnd w:id="155"/>
      <w:r w:rsidR="00176E93">
        <w:rPr>
          <w:rStyle w:val="CommentReference"/>
        </w:rPr>
        <w:commentReference w:id="155"/>
      </w:r>
      <w:commentRangeEnd w:id="156"/>
      <w:r w:rsidR="00F10927">
        <w:rPr>
          <w:rStyle w:val="CommentReference"/>
        </w:rPr>
        <w:commentReference w:id="156"/>
      </w:r>
    </w:p>
    <w:p w14:paraId="4536BFB0" w14:textId="77777777" w:rsidR="00CC7E77" w:rsidRDefault="009B159C">
      <w:pPr>
        <w:ind w:firstLine="720"/>
      </w:pPr>
      <w:r>
        <w:t xml:space="preserve"> </w:t>
      </w:r>
    </w:p>
    <w:p w14:paraId="6064991A" w14:textId="77777777" w:rsidR="00CC7E77" w:rsidRDefault="00CC7E77">
      <w:pPr>
        <w:ind w:firstLine="720"/>
      </w:pPr>
    </w:p>
    <w:p w14:paraId="0E52764E" w14:textId="77777777" w:rsidR="00CC7E77" w:rsidRDefault="00583E9A">
      <w:pPr>
        <w:ind w:firstLine="720"/>
      </w:pPr>
      <w:r>
        <w:rPr>
          <w:noProof/>
          <w:lang w:val="en-US"/>
        </w:rPr>
        <w:drawing>
          <wp:anchor distT="114300" distB="114300" distL="114300" distR="114300" simplePos="0" relativeHeight="251660800" behindDoc="0" locked="0" layoutInCell="1" hidden="0" allowOverlap="1" wp14:anchorId="0B5912B6" wp14:editId="732F7DD2">
            <wp:simplePos x="0" y="0"/>
            <wp:positionH relativeFrom="margin">
              <wp:posOffset>162560</wp:posOffset>
            </wp:positionH>
            <wp:positionV relativeFrom="paragraph">
              <wp:posOffset>78105</wp:posOffset>
            </wp:positionV>
            <wp:extent cx="4643438" cy="1962150"/>
            <wp:effectExtent l="0" t="0" r="0" b="0"/>
            <wp:wrapSquare wrapText="bothSides" distT="114300" distB="114300" distL="114300" distR="11430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6"/>
                    <a:srcRect/>
                    <a:stretch>
                      <a:fillRect/>
                    </a:stretch>
                  </pic:blipFill>
                  <pic:spPr>
                    <a:xfrm>
                      <a:off x="0" y="0"/>
                      <a:ext cx="4643438" cy="1962150"/>
                    </a:xfrm>
                    <a:prstGeom prst="rect">
                      <a:avLst/>
                    </a:prstGeom>
                    <a:ln/>
                  </pic:spPr>
                </pic:pic>
              </a:graphicData>
            </a:graphic>
          </wp:anchor>
        </w:drawing>
      </w:r>
    </w:p>
    <w:p w14:paraId="0C914B7B" w14:textId="77777777" w:rsidR="00583E9A" w:rsidRDefault="00583E9A">
      <w:pPr>
        <w:ind w:firstLine="720"/>
        <w:rPr>
          <w:ins w:id="157" w:author="Rodriguez, Mirna" w:date="2017-12-06T08:42:00Z"/>
        </w:rPr>
      </w:pPr>
    </w:p>
    <w:p w14:paraId="3D09698D" w14:textId="77777777" w:rsidR="00583E9A" w:rsidRDefault="00583E9A">
      <w:pPr>
        <w:ind w:firstLine="720"/>
        <w:rPr>
          <w:ins w:id="158" w:author="Rodriguez, Mirna" w:date="2017-12-06T08:42:00Z"/>
        </w:rPr>
      </w:pPr>
    </w:p>
    <w:p w14:paraId="2D232515" w14:textId="77777777" w:rsidR="00583E9A" w:rsidRDefault="00583E9A">
      <w:pPr>
        <w:ind w:firstLine="720"/>
        <w:rPr>
          <w:ins w:id="159" w:author="Rodriguez, Mirna" w:date="2017-12-06T08:42:00Z"/>
        </w:rPr>
      </w:pPr>
    </w:p>
    <w:p w14:paraId="38526ED2" w14:textId="77777777" w:rsidR="00583E9A" w:rsidRDefault="00583E9A">
      <w:pPr>
        <w:ind w:firstLine="720"/>
        <w:rPr>
          <w:ins w:id="160" w:author="Rodriguez, Mirna" w:date="2017-12-06T08:42:00Z"/>
        </w:rPr>
      </w:pPr>
    </w:p>
    <w:p w14:paraId="4D72401C" w14:textId="77777777" w:rsidR="00583E9A" w:rsidRDefault="00583E9A">
      <w:pPr>
        <w:ind w:firstLine="720"/>
        <w:rPr>
          <w:ins w:id="161" w:author="Rodriguez, Mirna" w:date="2017-12-06T08:42:00Z"/>
        </w:rPr>
      </w:pPr>
    </w:p>
    <w:p w14:paraId="33125980" w14:textId="77777777" w:rsidR="00583E9A" w:rsidRDefault="00583E9A">
      <w:pPr>
        <w:ind w:firstLine="720"/>
        <w:rPr>
          <w:ins w:id="162" w:author="Rodriguez, Mirna" w:date="2017-12-06T08:42:00Z"/>
        </w:rPr>
      </w:pPr>
    </w:p>
    <w:p w14:paraId="6200497B" w14:textId="77777777" w:rsidR="00583E9A" w:rsidRDefault="00583E9A">
      <w:pPr>
        <w:ind w:firstLine="720"/>
        <w:rPr>
          <w:ins w:id="163" w:author="Rodriguez, Mirna" w:date="2017-12-06T08:42:00Z"/>
        </w:rPr>
      </w:pPr>
    </w:p>
    <w:p w14:paraId="400FE68D" w14:textId="77777777" w:rsidR="00583E9A" w:rsidRDefault="00583E9A">
      <w:pPr>
        <w:ind w:firstLine="720"/>
        <w:rPr>
          <w:ins w:id="164" w:author="Rodriguez, Mirna" w:date="2017-12-06T08:42:00Z"/>
        </w:rPr>
      </w:pPr>
    </w:p>
    <w:p w14:paraId="3D0C7428" w14:textId="77777777" w:rsidR="00583E9A" w:rsidRDefault="00583E9A">
      <w:pPr>
        <w:ind w:firstLine="720"/>
        <w:rPr>
          <w:ins w:id="165" w:author="Rodriguez, Mirna" w:date="2017-12-06T08:42:00Z"/>
        </w:rPr>
      </w:pPr>
    </w:p>
    <w:p w14:paraId="21D10092" w14:textId="77777777" w:rsidR="00583E9A" w:rsidRDefault="00583E9A">
      <w:pPr>
        <w:ind w:firstLine="720"/>
        <w:rPr>
          <w:ins w:id="166" w:author="Rodriguez, Mirna" w:date="2017-12-06T08:43:00Z"/>
        </w:rPr>
      </w:pPr>
    </w:p>
    <w:p w14:paraId="6A0F92F0" w14:textId="77777777" w:rsidR="00583E9A" w:rsidRDefault="00583E9A">
      <w:pPr>
        <w:ind w:firstLine="720"/>
        <w:rPr>
          <w:ins w:id="167" w:author="Rodriguez, Mirna" w:date="2017-12-06T08:43:00Z"/>
        </w:rPr>
      </w:pPr>
    </w:p>
    <w:p w14:paraId="72850057" w14:textId="3DA03A4B" w:rsidR="00CC7E77" w:rsidRDefault="009B159C">
      <w:pPr>
        <w:ind w:firstLine="720"/>
      </w:pPr>
      <w:r>
        <w:t>The top 5 countries</w:t>
      </w:r>
      <w:ins w:id="168" w:author="Rodriguez, Mirna" w:date="2017-12-06T08:42:00Z">
        <w:r w:rsidR="00583E9A">
          <w:t>,</w:t>
        </w:r>
      </w:ins>
      <w:r>
        <w:t xml:space="preserve"> by incident count</w:t>
      </w:r>
      <w:ins w:id="169" w:author="Rodriguez, Mirna" w:date="2017-12-06T08:42:00Z">
        <w:r w:rsidR="00583E9A">
          <w:t>,</w:t>
        </w:r>
      </w:ins>
      <w:r>
        <w:t xml:space="preserve"> are </w:t>
      </w:r>
      <w:ins w:id="170" w:author="Rodriguez, Mirna" w:date="2017-12-06T08:42:00Z">
        <w:r w:rsidR="00583E9A">
          <w:t xml:space="preserve">the </w:t>
        </w:r>
      </w:ins>
      <w:r>
        <w:t>United States</w:t>
      </w:r>
      <w:ins w:id="171" w:author="Wil Valencia" w:date="2017-12-06T15:31:00Z">
        <w:r w:rsidR="00F10927">
          <w:t xml:space="preserve"> (blue)</w:t>
        </w:r>
      </w:ins>
      <w:r>
        <w:t>, Russia</w:t>
      </w:r>
      <w:ins w:id="172" w:author="Wil Valencia" w:date="2017-12-06T15:32:00Z">
        <w:r w:rsidR="00F10927">
          <w:t xml:space="preserve"> (yellow)</w:t>
        </w:r>
      </w:ins>
      <w:r>
        <w:t xml:space="preserve">, </w:t>
      </w:r>
      <w:del w:id="173" w:author="Rodriguez, Mirna" w:date="2017-12-06T08:34:00Z">
        <w:r w:rsidDel="00583E9A">
          <w:delText>Brazil ,</w:delText>
        </w:r>
      </w:del>
      <w:ins w:id="174" w:author="Rodriguez, Mirna" w:date="2017-12-06T08:34:00Z">
        <w:r w:rsidR="00583E9A">
          <w:t>Brazil</w:t>
        </w:r>
      </w:ins>
      <w:ins w:id="175" w:author="Wil Valencia" w:date="2017-12-06T15:32:00Z">
        <w:r w:rsidR="00F10927">
          <w:t xml:space="preserve"> (green)</w:t>
        </w:r>
      </w:ins>
      <w:ins w:id="176" w:author="Rodriguez, Mirna" w:date="2017-12-06T08:34:00Z">
        <w:r w:rsidR="00583E9A">
          <w:t>,</w:t>
        </w:r>
      </w:ins>
      <w:r>
        <w:t xml:space="preserve"> Japan</w:t>
      </w:r>
      <w:ins w:id="177" w:author="Wil Valencia" w:date="2017-12-06T15:32:00Z">
        <w:r w:rsidR="00F10927">
          <w:t xml:space="preserve"> (red)</w:t>
        </w:r>
      </w:ins>
      <w:r>
        <w:t xml:space="preserve"> and Mexico</w:t>
      </w:r>
      <w:ins w:id="178" w:author="Wil Valencia" w:date="2017-12-06T15:32:00Z">
        <w:r w:rsidR="00F10927">
          <w:t xml:space="preserve"> (purple)</w:t>
        </w:r>
      </w:ins>
      <w:r>
        <w:t xml:space="preserve">. </w:t>
      </w:r>
    </w:p>
    <w:p w14:paraId="736AECCF" w14:textId="77777777" w:rsidR="00CC7E77" w:rsidDel="00AA3E87" w:rsidRDefault="00CC7E77">
      <w:pPr>
        <w:ind w:firstLine="720"/>
        <w:rPr>
          <w:del w:id="179" w:author="Rodriguez, Mirna" w:date="2017-12-06T08:43:00Z"/>
        </w:rPr>
      </w:pPr>
    </w:p>
    <w:p w14:paraId="680BADEB" w14:textId="77777777" w:rsidR="00CC7E77" w:rsidDel="00AA3E87" w:rsidRDefault="00CC7E77">
      <w:pPr>
        <w:ind w:firstLine="720"/>
        <w:rPr>
          <w:del w:id="180" w:author="Rodriguez, Mirna" w:date="2017-12-06T08:43:00Z"/>
        </w:rPr>
      </w:pPr>
    </w:p>
    <w:p w14:paraId="231BFFCB" w14:textId="77777777" w:rsidR="00CC7E77" w:rsidDel="00AA3E87" w:rsidRDefault="00CC7E77">
      <w:pPr>
        <w:ind w:firstLine="720"/>
        <w:rPr>
          <w:del w:id="181" w:author="Rodriguez, Mirna" w:date="2017-12-06T08:43:00Z"/>
        </w:rPr>
      </w:pPr>
    </w:p>
    <w:p w14:paraId="0430C60C" w14:textId="77777777" w:rsidR="00CC7E77" w:rsidDel="00AA3E87" w:rsidRDefault="00CC7E77">
      <w:pPr>
        <w:ind w:firstLine="720"/>
        <w:rPr>
          <w:del w:id="182" w:author="Rodriguez, Mirna" w:date="2017-12-06T08:43:00Z"/>
        </w:rPr>
      </w:pPr>
    </w:p>
    <w:p w14:paraId="5E2A6FC8" w14:textId="77777777" w:rsidR="00CC7E77" w:rsidRDefault="00CC7E77">
      <w:pPr>
        <w:ind w:firstLine="720"/>
      </w:pPr>
    </w:p>
    <w:p w14:paraId="1D0F390E" w14:textId="77777777" w:rsidR="00CC7E77" w:rsidDel="00583E9A" w:rsidRDefault="009B159C">
      <w:pPr>
        <w:ind w:firstLine="720"/>
        <w:rPr>
          <w:del w:id="183" w:author="Rodriguez, Mirna" w:date="2017-12-06T08:43:00Z"/>
        </w:rPr>
      </w:pPr>
      <w:r>
        <w:t>The international Transportation incidents appear to be on the decline (figure #2) but is this true for all nations.</w:t>
      </w:r>
      <w:ins w:id="184" w:author="Rodriguez, Mirna" w:date="2017-12-06T08:43:00Z">
        <w:r w:rsidR="00583E9A">
          <w:t xml:space="preserve"> </w:t>
        </w:r>
      </w:ins>
    </w:p>
    <w:p w14:paraId="6C0C890D" w14:textId="77777777" w:rsidR="00CC7E77" w:rsidRDefault="009B159C">
      <w:pPr>
        <w:ind w:firstLine="720"/>
        <w:rPr>
          <w:ins w:id="185" w:author="Rodriguez, Mirna" w:date="2017-12-06T08:43:00Z"/>
        </w:rPr>
      </w:pPr>
      <w:r>
        <w:t>All appear to be on the decline except for Brazil (green line). Brazil’s appears to remain flat and after 2009 starts to increase. I’ve decided to focus on this unique trending</w:t>
      </w:r>
      <w:ins w:id="186" w:author="Rodriguez, Mirna" w:date="2017-12-06T08:45:00Z">
        <w:r w:rsidR="00AA3E87">
          <w:t xml:space="preserve"> as there</w:t>
        </w:r>
      </w:ins>
      <w:del w:id="187" w:author="Rodriguez, Mirna" w:date="2017-12-06T08:45:00Z">
        <w:r w:rsidDel="00AA3E87">
          <w:delText>. There</w:delText>
        </w:r>
      </w:del>
      <w:r>
        <w:t xml:space="preserve"> has to be a story behind it.</w:t>
      </w:r>
    </w:p>
    <w:p w14:paraId="37F2B60D" w14:textId="77777777" w:rsidR="00AA3E87" w:rsidRDefault="00AA3E87">
      <w:pPr>
        <w:ind w:firstLine="720"/>
      </w:pPr>
    </w:p>
    <w:p w14:paraId="753EF426" w14:textId="01CD7530" w:rsidR="00CC7E77" w:rsidRDefault="009B159C">
      <w:pPr>
        <w:ind w:firstLine="720"/>
      </w:pPr>
      <w:r>
        <w:t xml:space="preserve">Taking a look at the automotive sales trending in Brazil they trend almost exactly the same as the Transportation incidents. The increase in vehicle sales is related directly with Brazil’s GDP growth. </w:t>
      </w:r>
      <w:ins w:id="188" w:author="Wil Valencia" w:date="2017-12-06T15:31:00Z">
        <w:r w:rsidR="00F10927">
          <w:t>We</w:t>
        </w:r>
      </w:ins>
      <w:commentRangeStart w:id="189"/>
      <w:commentRangeStart w:id="190"/>
      <w:del w:id="191" w:author="Wil Valencia" w:date="2017-12-06T15:31:00Z">
        <w:r w:rsidDel="00F10927">
          <w:delText>I</w:delText>
        </w:r>
      </w:del>
      <w:r>
        <w:t xml:space="preserve"> read an anecdotal comment in an article about Brazil stating that the automobile is a symbol of status.</w:t>
      </w:r>
      <w:commentRangeEnd w:id="189"/>
      <w:r w:rsidR="00AA3E87">
        <w:rPr>
          <w:rStyle w:val="CommentReference"/>
        </w:rPr>
        <w:commentReference w:id="189"/>
      </w:r>
      <w:commentRangeEnd w:id="190"/>
      <w:r w:rsidR="00CC1C08">
        <w:rPr>
          <w:rStyle w:val="CommentReference"/>
        </w:rPr>
        <w:commentReference w:id="190"/>
      </w:r>
    </w:p>
    <w:p w14:paraId="0B29576F" w14:textId="77777777" w:rsidR="00CC7E77" w:rsidRDefault="009B159C">
      <w:pPr>
        <w:ind w:firstLine="720"/>
      </w:pPr>
      <w:r>
        <w:rPr>
          <w:noProof/>
          <w:lang w:val="en-US"/>
        </w:rPr>
        <w:lastRenderedPageBreak/>
        <w:drawing>
          <wp:inline distT="114300" distB="114300" distL="114300" distR="114300" wp14:anchorId="2884B528" wp14:editId="06269601">
            <wp:extent cx="4962525" cy="2043113"/>
            <wp:effectExtent l="0" t="0" r="0" b="0"/>
            <wp:docPr id="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4962525" cy="2043113"/>
                    </a:xfrm>
                    <a:prstGeom prst="rect">
                      <a:avLst/>
                    </a:prstGeom>
                    <a:ln/>
                  </pic:spPr>
                </pic:pic>
              </a:graphicData>
            </a:graphic>
          </wp:inline>
        </w:drawing>
      </w:r>
    </w:p>
    <w:p w14:paraId="4C0BFA17" w14:textId="77777777" w:rsidR="00AA3E87" w:rsidRDefault="00AA3E87">
      <w:pPr>
        <w:ind w:firstLine="720"/>
        <w:rPr>
          <w:ins w:id="192" w:author="Rodriguez, Mirna" w:date="2017-12-06T08:48:00Z"/>
          <w:b/>
          <w:u w:val="single"/>
        </w:rPr>
      </w:pPr>
    </w:p>
    <w:p w14:paraId="02862A1D" w14:textId="77777777" w:rsidR="00CC7E77" w:rsidRDefault="009B159C">
      <w:pPr>
        <w:ind w:firstLine="720"/>
        <w:rPr>
          <w:b/>
          <w:u w:val="single"/>
        </w:rPr>
      </w:pPr>
      <w:r>
        <w:rPr>
          <w:b/>
          <w:u w:val="single"/>
        </w:rPr>
        <w:t xml:space="preserve">Death </w:t>
      </w:r>
      <w:del w:id="193" w:author="Rodriguez, Mirna" w:date="2017-12-06T08:16:00Z">
        <w:r w:rsidDel="00F72F02">
          <w:rPr>
            <w:b/>
            <w:u w:val="single"/>
          </w:rPr>
          <w:delText>By</w:delText>
        </w:r>
      </w:del>
      <w:ins w:id="194" w:author="Rodriguez, Mirna" w:date="2017-12-06T08:16:00Z">
        <w:r w:rsidR="00F72F02">
          <w:rPr>
            <w:b/>
            <w:u w:val="single"/>
          </w:rPr>
          <w:t>by</w:t>
        </w:r>
      </w:ins>
      <w:r>
        <w:rPr>
          <w:b/>
          <w:u w:val="single"/>
        </w:rPr>
        <w:t xml:space="preserve"> Assault</w:t>
      </w:r>
    </w:p>
    <w:p w14:paraId="700A4145" w14:textId="77777777" w:rsidR="00CC7E77" w:rsidRDefault="009B159C">
      <w:r>
        <w:tab/>
      </w:r>
    </w:p>
    <w:p w14:paraId="5476F0C0" w14:textId="77777777" w:rsidR="00CC7E77" w:rsidRDefault="00CC7E77"/>
    <w:p w14:paraId="71FEC9E4" w14:textId="77777777" w:rsidR="00CC7E77" w:rsidRDefault="009B159C">
      <w:pPr>
        <w:ind w:firstLine="720"/>
      </w:pPr>
      <w:r>
        <w:rPr>
          <w:noProof/>
          <w:lang w:val="en-US"/>
        </w:rPr>
        <w:drawing>
          <wp:anchor distT="0" distB="0" distL="0" distR="0" simplePos="0" relativeHeight="251659264" behindDoc="0" locked="0" layoutInCell="1" hidden="0" allowOverlap="1" wp14:anchorId="11554902" wp14:editId="0FDE7E63">
            <wp:simplePos x="0" y="0"/>
            <wp:positionH relativeFrom="margin">
              <wp:posOffset>19050</wp:posOffset>
            </wp:positionH>
            <wp:positionV relativeFrom="paragraph">
              <wp:posOffset>19050</wp:posOffset>
            </wp:positionV>
            <wp:extent cx="4852988" cy="2209800"/>
            <wp:effectExtent l="0" t="0" r="0" b="0"/>
            <wp:wrapSquare wrapText="bothSides" distT="0" distB="0" distL="0" distR="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4852988" cy="2209800"/>
                    </a:xfrm>
                    <a:prstGeom prst="rect">
                      <a:avLst/>
                    </a:prstGeom>
                    <a:ln/>
                  </pic:spPr>
                </pic:pic>
              </a:graphicData>
            </a:graphic>
          </wp:anchor>
        </w:drawing>
      </w:r>
    </w:p>
    <w:p w14:paraId="56942F5B" w14:textId="77777777" w:rsidR="00CC7E77" w:rsidRDefault="00CC7E77">
      <w:pPr>
        <w:ind w:firstLine="720"/>
      </w:pPr>
    </w:p>
    <w:p w14:paraId="0DE995E5" w14:textId="77777777" w:rsidR="00CC7E77" w:rsidRDefault="00CC7E77">
      <w:pPr>
        <w:ind w:firstLine="720"/>
      </w:pPr>
    </w:p>
    <w:p w14:paraId="552831E1" w14:textId="77777777" w:rsidR="00AA3E87" w:rsidRDefault="00AA3E87">
      <w:pPr>
        <w:ind w:firstLine="720"/>
        <w:rPr>
          <w:ins w:id="195" w:author="Rodriguez, Mirna" w:date="2017-12-06T08:48:00Z"/>
        </w:rPr>
      </w:pPr>
    </w:p>
    <w:p w14:paraId="020E6DB8" w14:textId="77777777" w:rsidR="00AA3E87" w:rsidRDefault="00AA3E87">
      <w:pPr>
        <w:ind w:firstLine="720"/>
        <w:rPr>
          <w:ins w:id="196" w:author="Rodriguez, Mirna" w:date="2017-12-06T08:48:00Z"/>
        </w:rPr>
      </w:pPr>
    </w:p>
    <w:p w14:paraId="7E93CB4F" w14:textId="77777777" w:rsidR="00AA3E87" w:rsidRDefault="00AA3E87">
      <w:pPr>
        <w:ind w:firstLine="720"/>
        <w:rPr>
          <w:ins w:id="197" w:author="Rodriguez, Mirna" w:date="2017-12-06T08:48:00Z"/>
        </w:rPr>
      </w:pPr>
    </w:p>
    <w:p w14:paraId="06EBA0FF" w14:textId="77777777" w:rsidR="00AA3E87" w:rsidRDefault="00AA3E87">
      <w:pPr>
        <w:ind w:firstLine="720"/>
        <w:rPr>
          <w:ins w:id="198" w:author="Rodriguez, Mirna" w:date="2017-12-06T08:48:00Z"/>
        </w:rPr>
      </w:pPr>
    </w:p>
    <w:p w14:paraId="188C1475" w14:textId="77777777" w:rsidR="00AA3E87" w:rsidRDefault="00AA3E87">
      <w:pPr>
        <w:ind w:firstLine="720"/>
        <w:rPr>
          <w:ins w:id="199" w:author="Rodriguez, Mirna" w:date="2017-12-06T08:48:00Z"/>
        </w:rPr>
      </w:pPr>
    </w:p>
    <w:p w14:paraId="50F97A5C" w14:textId="77777777" w:rsidR="00AA3E87" w:rsidRDefault="00AA3E87">
      <w:pPr>
        <w:ind w:firstLine="720"/>
        <w:rPr>
          <w:ins w:id="200" w:author="Rodriguez, Mirna" w:date="2017-12-06T08:48:00Z"/>
        </w:rPr>
      </w:pPr>
    </w:p>
    <w:p w14:paraId="0DD7FB8F" w14:textId="77777777" w:rsidR="00AA3E87" w:rsidRDefault="00AA3E87">
      <w:pPr>
        <w:ind w:firstLine="720"/>
        <w:rPr>
          <w:ins w:id="201" w:author="Rodriguez, Mirna" w:date="2017-12-06T08:48:00Z"/>
        </w:rPr>
      </w:pPr>
    </w:p>
    <w:p w14:paraId="31DA5226" w14:textId="77777777" w:rsidR="00AA3E87" w:rsidRDefault="00AA3E87">
      <w:pPr>
        <w:ind w:firstLine="720"/>
        <w:rPr>
          <w:ins w:id="202" w:author="Rodriguez, Mirna" w:date="2017-12-06T08:48:00Z"/>
        </w:rPr>
      </w:pPr>
    </w:p>
    <w:p w14:paraId="1F8E544C" w14:textId="77777777" w:rsidR="00AA3E87" w:rsidRDefault="00AA3E87">
      <w:pPr>
        <w:ind w:firstLine="720"/>
        <w:rPr>
          <w:ins w:id="203" w:author="Rodriguez, Mirna" w:date="2017-12-06T08:48:00Z"/>
        </w:rPr>
      </w:pPr>
    </w:p>
    <w:p w14:paraId="3244AEF1" w14:textId="77777777" w:rsidR="00AA3E87" w:rsidRDefault="00AA3E87">
      <w:pPr>
        <w:ind w:firstLine="720"/>
        <w:rPr>
          <w:ins w:id="204" w:author="Rodriguez, Mirna" w:date="2017-12-06T08:48:00Z"/>
        </w:rPr>
      </w:pPr>
    </w:p>
    <w:p w14:paraId="0FF82A65" w14:textId="77777777" w:rsidR="00AA3E87" w:rsidRDefault="00AA3E87">
      <w:pPr>
        <w:ind w:firstLine="720"/>
        <w:rPr>
          <w:ins w:id="205" w:author="Rodriguez, Mirna" w:date="2017-12-06T08:48:00Z"/>
        </w:rPr>
      </w:pPr>
    </w:p>
    <w:p w14:paraId="3E7F2C2C" w14:textId="68E659ED" w:rsidR="00CC7E77" w:rsidDel="00AA3E87" w:rsidRDefault="009B159C">
      <w:pPr>
        <w:ind w:firstLine="720"/>
        <w:rPr>
          <w:del w:id="206" w:author="Rodriguez, Mirna" w:date="2017-12-06T08:48:00Z"/>
        </w:rPr>
      </w:pPr>
      <w:commentRangeStart w:id="207"/>
      <w:r>
        <w:t xml:space="preserve">The Top 5 countries </w:t>
      </w:r>
      <w:del w:id="208" w:author="Rodriguez, Mirna" w:date="2017-12-06T08:51:00Z">
        <w:r w:rsidDel="00AA3E87">
          <w:delText xml:space="preserve">by </w:delText>
        </w:r>
      </w:del>
      <w:ins w:id="209" w:author="Rodriguez, Mirna" w:date="2017-12-06T08:51:00Z">
        <w:r w:rsidR="00AA3E87">
          <w:t xml:space="preserve">for </w:t>
        </w:r>
      </w:ins>
      <w:del w:id="210" w:author="Rodriguez, Mirna" w:date="2017-12-06T08:51:00Z">
        <w:r w:rsidDel="00AA3E87">
          <w:delText>a</w:delText>
        </w:r>
      </w:del>
      <w:ins w:id="211" w:author="Rodriguez, Mirna" w:date="2017-12-06T08:51:00Z">
        <w:r w:rsidR="00AA3E87">
          <w:t>A</w:t>
        </w:r>
      </w:ins>
      <w:r>
        <w:t>ssault</w:t>
      </w:r>
      <w:ins w:id="212" w:author="Rodriguez, Mirna" w:date="2017-12-06T08:51:00Z">
        <w:r w:rsidR="00AA3E87">
          <w:t xml:space="preserve"> incidents</w:t>
        </w:r>
      </w:ins>
      <w:r>
        <w:t xml:space="preserve"> are Brazil</w:t>
      </w:r>
      <w:ins w:id="213" w:author="Wil Valencia" w:date="2017-12-06T15:39:00Z">
        <w:r w:rsidR="00F10927">
          <w:t xml:space="preserve"> (blue)</w:t>
        </w:r>
      </w:ins>
      <w:r>
        <w:t>, Russia</w:t>
      </w:r>
      <w:ins w:id="214" w:author="Wil Valencia" w:date="2017-12-06T15:40:00Z">
        <w:r w:rsidR="00F10927">
          <w:t xml:space="preserve"> (yellow)</w:t>
        </w:r>
      </w:ins>
      <w:r>
        <w:t>, Colombia</w:t>
      </w:r>
      <w:ins w:id="215" w:author="Wil Valencia" w:date="2017-12-06T15:40:00Z">
        <w:r w:rsidR="00F10927">
          <w:t xml:space="preserve"> (green)</w:t>
        </w:r>
      </w:ins>
      <w:r>
        <w:t>, Mexico</w:t>
      </w:r>
      <w:ins w:id="216" w:author="Wil Valencia" w:date="2017-12-06T15:40:00Z">
        <w:r w:rsidR="00F10927">
          <w:t xml:space="preserve"> (red)</w:t>
        </w:r>
      </w:ins>
      <w:r>
        <w:t xml:space="preserve"> and the United States</w:t>
      </w:r>
      <w:ins w:id="217" w:author="Wil Valencia" w:date="2017-12-06T15:40:00Z">
        <w:r w:rsidR="00F10927">
          <w:t xml:space="preserve"> (Purple)</w:t>
        </w:r>
      </w:ins>
      <w:r>
        <w:t>.</w:t>
      </w:r>
      <w:commentRangeEnd w:id="207"/>
      <w:r w:rsidR="00AA3E87">
        <w:rPr>
          <w:rStyle w:val="CommentReference"/>
        </w:rPr>
        <w:commentReference w:id="207"/>
      </w:r>
    </w:p>
    <w:p w14:paraId="2FCE78C4" w14:textId="77777777" w:rsidR="00CC7E77" w:rsidRDefault="00CC7E77">
      <w:pPr>
        <w:ind w:firstLine="720"/>
      </w:pPr>
    </w:p>
    <w:p w14:paraId="1EFBB672" w14:textId="77777777" w:rsidR="00CC7E77" w:rsidRDefault="00CC7E77">
      <w:pPr>
        <w:ind w:firstLine="720"/>
      </w:pPr>
    </w:p>
    <w:p w14:paraId="3992F294" w14:textId="77777777" w:rsidR="00AA3E87" w:rsidRDefault="009B159C">
      <w:pPr>
        <w:ind w:firstLine="720"/>
        <w:rPr>
          <w:ins w:id="218" w:author="Rodriguez, Mirna" w:date="2017-12-06T08:51:00Z"/>
        </w:rPr>
      </w:pPr>
      <w:r>
        <w:t>Brazil and the United States (</w:t>
      </w:r>
      <w:commentRangeStart w:id="219"/>
      <w:commentRangeStart w:id="220"/>
      <w:r>
        <w:t>blue and purple lines</w:t>
      </w:r>
      <w:commentRangeEnd w:id="219"/>
      <w:r w:rsidR="00AA3E87">
        <w:rPr>
          <w:rStyle w:val="CommentReference"/>
        </w:rPr>
        <w:commentReference w:id="219"/>
      </w:r>
      <w:commentRangeEnd w:id="220"/>
      <w:r w:rsidR="00F10927">
        <w:rPr>
          <w:rStyle w:val="CommentReference"/>
        </w:rPr>
        <w:commentReference w:id="220"/>
      </w:r>
      <w:r>
        <w:t xml:space="preserve">) are both on the rise. I’d like to focus on Brazil and the United </w:t>
      </w:r>
      <w:del w:id="221" w:author="Rodriguez, Mirna" w:date="2017-12-06T08:51:00Z">
        <w:r w:rsidDel="00AA3E87">
          <w:delText>s</w:delText>
        </w:r>
      </w:del>
      <w:ins w:id="222" w:author="Rodriguez, Mirna" w:date="2017-12-06T08:51:00Z">
        <w:r w:rsidR="00AA3E87">
          <w:t>S</w:t>
        </w:r>
      </w:ins>
      <w:r>
        <w:t>tates</w:t>
      </w:r>
      <w:ins w:id="223" w:author="Rodriguez, Mirna" w:date="2017-12-06T08:51:00Z">
        <w:r w:rsidR="00AA3E87">
          <w:t>:</w:t>
        </w:r>
      </w:ins>
    </w:p>
    <w:p w14:paraId="5570F653" w14:textId="77777777" w:rsidR="00CC7E77" w:rsidRDefault="009B159C">
      <w:pPr>
        <w:ind w:firstLine="720"/>
      </w:pPr>
      <w:del w:id="224" w:author="Rodriguez, Mirna" w:date="2017-12-06T08:51:00Z">
        <w:r w:rsidDel="00AA3E87">
          <w:delText>.</w:delText>
        </w:r>
      </w:del>
    </w:p>
    <w:p w14:paraId="69A6B0D5" w14:textId="77777777" w:rsidR="00CC7E77" w:rsidRDefault="009B159C">
      <w:pPr>
        <w:ind w:firstLine="720"/>
      </w:pPr>
      <w:r>
        <w:t xml:space="preserve">Brazil currently ranked as number one by </w:t>
      </w:r>
      <w:del w:id="225" w:author="Rodriguez, Mirna" w:date="2017-12-06T08:51:00Z">
        <w:r w:rsidDel="00AA3E87">
          <w:delText>shear</w:delText>
        </w:r>
      </w:del>
      <w:ins w:id="226" w:author="Rodriguez, Mirna" w:date="2017-12-06T08:51:00Z">
        <w:r w:rsidR="00AA3E87">
          <w:t>sheer</w:t>
        </w:r>
      </w:ins>
      <w:r>
        <w:t xml:space="preserve"> numbers. In 2015</w:t>
      </w:r>
      <w:ins w:id="227" w:author="Rodriguez, Mirna" w:date="2017-12-06T08:51:00Z">
        <w:r w:rsidR="00AA3E87">
          <w:t>,</w:t>
        </w:r>
      </w:ins>
      <w:r>
        <w:t xml:space="preserve"> there were more murders in Brazil than the rest of the developed world combined. </w:t>
      </w:r>
      <w:del w:id="228" w:author="Rodriguez, Mirna" w:date="2017-12-06T08:52:00Z">
        <w:r w:rsidDel="00AA3E87">
          <w:delText xml:space="preserve">Here </w:delText>
        </w:r>
      </w:del>
      <w:ins w:id="229" w:author="Rodriguez, Mirna" w:date="2017-12-06T08:52:00Z">
        <w:r w:rsidR="00AA3E87">
          <w:t xml:space="preserve">The following </w:t>
        </w:r>
      </w:ins>
      <w:r>
        <w:t xml:space="preserve">is a </w:t>
      </w:r>
      <w:proofErr w:type="spellStart"/>
      <w:r>
        <w:t>Treemap</w:t>
      </w:r>
      <w:proofErr w:type="spellEnd"/>
      <w:r>
        <w:t xml:space="preserve"> of this statistic:</w:t>
      </w:r>
    </w:p>
    <w:p w14:paraId="3ADABDAF" w14:textId="77777777" w:rsidR="00CC7E77" w:rsidRDefault="009B159C">
      <w:r>
        <w:rPr>
          <w:noProof/>
          <w:lang w:val="en-US"/>
        </w:rPr>
        <w:lastRenderedPageBreak/>
        <w:drawing>
          <wp:inline distT="114300" distB="114300" distL="114300" distR="114300" wp14:anchorId="65A35954" wp14:editId="46A6E2A7">
            <wp:extent cx="5472113" cy="3045350"/>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5472113" cy="3045350"/>
                    </a:xfrm>
                    <a:prstGeom prst="rect">
                      <a:avLst/>
                    </a:prstGeom>
                    <a:ln/>
                  </pic:spPr>
                </pic:pic>
              </a:graphicData>
            </a:graphic>
          </wp:inline>
        </w:drawing>
      </w:r>
    </w:p>
    <w:p w14:paraId="74ABC866" w14:textId="77777777" w:rsidR="00CC7E77" w:rsidRDefault="009B159C">
      <w:pPr>
        <w:rPr>
          <w:sz w:val="16"/>
          <w:szCs w:val="16"/>
        </w:rPr>
      </w:pPr>
      <w:r>
        <w:rPr>
          <w:sz w:val="16"/>
          <w:szCs w:val="16"/>
        </w:rPr>
        <w:t xml:space="preserve">Graph </w:t>
      </w:r>
      <w:proofErr w:type="spellStart"/>
      <w:r>
        <w:rPr>
          <w:sz w:val="16"/>
          <w:szCs w:val="16"/>
        </w:rPr>
        <w:t>source</w:t>
      </w:r>
      <w:proofErr w:type="gramStart"/>
      <w:r>
        <w:rPr>
          <w:sz w:val="16"/>
          <w:szCs w:val="16"/>
        </w:rPr>
        <w:t>:</w:t>
      </w:r>
      <w:proofErr w:type="gramEnd"/>
      <w:hyperlink r:id="rId20">
        <w:r>
          <w:rPr>
            <w:color w:val="1155CC"/>
            <w:sz w:val="16"/>
            <w:szCs w:val="16"/>
            <w:u w:val="single"/>
          </w:rPr>
          <w:t>http</w:t>
        </w:r>
        <w:proofErr w:type="spellEnd"/>
        <w:r>
          <w:rPr>
            <w:color w:val="1155CC"/>
            <w:sz w:val="16"/>
            <w:szCs w:val="16"/>
            <w:u w:val="single"/>
          </w:rPr>
          <w:t>://metrocosm.com/homicides-brazil-vs-world/</w:t>
        </w:r>
      </w:hyperlink>
    </w:p>
    <w:p w14:paraId="7D33EB7C" w14:textId="77777777" w:rsidR="00CC7E77" w:rsidRDefault="009B159C">
      <w:r>
        <w:t>I’ve found several articles attributing the causes to several different factors, drugs, gangs, the displeasure with government abuse.</w:t>
      </w:r>
    </w:p>
    <w:p w14:paraId="4BDDECC2" w14:textId="77777777" w:rsidR="00CC7E77" w:rsidRDefault="00CC7E77"/>
    <w:p w14:paraId="1BD099EF" w14:textId="77777777" w:rsidR="00CC7E77" w:rsidRDefault="00CC7E77"/>
    <w:p w14:paraId="2CAE15EE" w14:textId="77777777" w:rsidR="00CC7E77" w:rsidRDefault="00CC7E77"/>
    <w:p w14:paraId="2D8C1677" w14:textId="77777777" w:rsidR="00CC7E77" w:rsidRDefault="00CC7E77"/>
    <w:p w14:paraId="7246A640" w14:textId="77777777" w:rsidR="00CC7E77" w:rsidRDefault="009B159C">
      <w:pPr>
        <w:ind w:firstLine="720"/>
      </w:pPr>
      <w:r>
        <w:t xml:space="preserve">Looking into the United States I found the statistics on the murders in the 2016. </w:t>
      </w:r>
    </w:p>
    <w:p w14:paraId="1B64C8FB" w14:textId="77777777" w:rsidR="00CC7E77" w:rsidRDefault="009B159C">
      <w:pPr>
        <w:ind w:firstLine="720"/>
      </w:pPr>
      <w:r>
        <w:rPr>
          <w:noProof/>
          <w:lang w:val="en-US"/>
        </w:rPr>
        <w:drawing>
          <wp:inline distT="114300" distB="114300" distL="114300" distR="114300" wp14:anchorId="0B51F32B" wp14:editId="61EA6B92">
            <wp:extent cx="4477408" cy="3157538"/>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1"/>
                    <a:srcRect/>
                    <a:stretch>
                      <a:fillRect/>
                    </a:stretch>
                  </pic:blipFill>
                  <pic:spPr>
                    <a:xfrm>
                      <a:off x="0" y="0"/>
                      <a:ext cx="4477408" cy="3157538"/>
                    </a:xfrm>
                    <a:prstGeom prst="rect">
                      <a:avLst/>
                    </a:prstGeom>
                    <a:ln/>
                  </pic:spPr>
                </pic:pic>
              </a:graphicData>
            </a:graphic>
          </wp:inline>
        </w:drawing>
      </w:r>
    </w:p>
    <w:p w14:paraId="047F1609" w14:textId="77777777" w:rsidR="00CC7E77" w:rsidRDefault="009B159C">
      <w:pPr>
        <w:ind w:firstLine="720"/>
        <w:rPr>
          <w:sz w:val="16"/>
          <w:szCs w:val="16"/>
        </w:rPr>
      </w:pPr>
      <w:r>
        <w:rPr>
          <w:sz w:val="16"/>
          <w:szCs w:val="16"/>
        </w:rPr>
        <w:t xml:space="preserve">Graph Source: </w:t>
      </w:r>
      <w:hyperlink r:id="rId22">
        <w:r>
          <w:rPr>
            <w:color w:val="1155CC"/>
            <w:sz w:val="16"/>
            <w:szCs w:val="16"/>
            <w:u w:val="single"/>
          </w:rPr>
          <w:t>https://www.statista.com/statistics/195325/murder-victims-in-the-us-by-weapon-used/</w:t>
        </w:r>
      </w:hyperlink>
    </w:p>
    <w:p w14:paraId="1A7D0A60" w14:textId="77777777" w:rsidR="00CC7E77" w:rsidRDefault="00CC7E77">
      <w:pPr>
        <w:ind w:firstLine="720"/>
      </w:pPr>
    </w:p>
    <w:p w14:paraId="4A03B3B4" w14:textId="77777777" w:rsidR="00CC7E77" w:rsidRDefault="00AA3E87">
      <w:pPr>
        <w:ind w:firstLine="720"/>
      </w:pPr>
      <w:ins w:id="230" w:author="Rodriguez, Mirna" w:date="2017-12-06T08:52:00Z">
        <w:r>
          <w:lastRenderedPageBreak/>
          <w:t xml:space="preserve">The </w:t>
        </w:r>
      </w:ins>
      <w:del w:id="231" w:author="Rodriguez, Mirna" w:date="2017-12-06T08:52:00Z">
        <w:r w:rsidR="009B159C" w:rsidDel="00AA3E87">
          <w:delText>M</w:delText>
        </w:r>
      </w:del>
      <w:ins w:id="232" w:author="Rodriguez, Mirna" w:date="2017-12-06T08:52:00Z">
        <w:r>
          <w:t>m</w:t>
        </w:r>
      </w:ins>
      <w:r w:rsidR="009B159C">
        <w:t xml:space="preserve">ajority of the 2016 </w:t>
      </w:r>
      <w:ins w:id="233" w:author="Rodriguez, Mirna" w:date="2017-12-06T08:52:00Z">
        <w:r>
          <w:t xml:space="preserve">US </w:t>
        </w:r>
      </w:ins>
      <w:r w:rsidR="009B159C">
        <w:t xml:space="preserve">murders were caused by some sort of firearm. </w:t>
      </w:r>
      <w:ins w:id="234" w:author="Rodriguez, Mirna" w:date="2017-12-06T08:52:00Z">
        <w:r>
          <w:t xml:space="preserve">Although there </w:t>
        </w:r>
      </w:ins>
      <w:ins w:id="235" w:author="Rodriguez, Mirna" w:date="2017-12-06T08:53:00Z">
        <w:r>
          <w:t>isn’t</w:t>
        </w:r>
      </w:ins>
      <w:ins w:id="236" w:author="Rodriguez, Mirna" w:date="2017-12-06T08:52:00Z">
        <w:r>
          <w:t xml:space="preserve"> </w:t>
        </w:r>
      </w:ins>
      <w:del w:id="237" w:author="Rodriguez, Mirna" w:date="2017-12-06T08:53:00Z">
        <w:r w:rsidR="009B159C" w:rsidDel="00AA3E87">
          <w:delText xml:space="preserve">It’s not </w:delText>
        </w:r>
      </w:del>
      <w:r w:rsidR="009B159C">
        <w:t>a clear correlation</w:t>
      </w:r>
      <w:ins w:id="238" w:author="Rodriguez, Mirna" w:date="2017-12-06T08:53:00Z">
        <w:r>
          <w:t xml:space="preserve"> [based on </w:t>
        </w:r>
      </w:ins>
      <w:del w:id="239" w:author="Rodriguez, Mirna" w:date="2017-12-06T08:53:00Z">
        <w:r w:rsidR="009B159C" w:rsidDel="00AA3E87">
          <w:delText xml:space="preserve"> but I found </w:delText>
        </w:r>
      </w:del>
      <w:r w:rsidR="009B159C">
        <w:t xml:space="preserve">the trend of gun sales in the United </w:t>
      </w:r>
      <w:del w:id="240" w:author="Rodriguez, Mirna" w:date="2017-12-06T08:52:00Z">
        <w:r w:rsidR="009B159C" w:rsidDel="00AA3E87">
          <w:delText>states</w:delText>
        </w:r>
      </w:del>
      <w:ins w:id="241" w:author="Rodriguez, Mirna" w:date="2017-12-06T08:52:00Z">
        <w:r>
          <w:t>States</w:t>
        </w:r>
      </w:ins>
      <w:r w:rsidR="009B159C">
        <w:t xml:space="preserve"> going back to 1994</w:t>
      </w:r>
      <w:ins w:id="242" w:author="Rodriguez, Mirna" w:date="2017-12-06T08:53:00Z">
        <w:r>
          <w:t xml:space="preserve">], </w:t>
        </w:r>
      </w:ins>
      <w:del w:id="243" w:author="Rodriguez, Mirna" w:date="2017-12-06T08:53:00Z">
        <w:r w:rsidR="009B159C" w:rsidDel="00AA3E87">
          <w:delText>. O</w:delText>
        </w:r>
      </w:del>
      <w:ins w:id="244" w:author="Rodriguez, Mirna" w:date="2017-12-06T08:53:00Z">
        <w:r>
          <w:t>o</w:t>
        </w:r>
      </w:ins>
      <w:r w:rsidR="009B159C">
        <w:t xml:space="preserve">ne can see there’s a spike in 2009, which corresponds to the </w:t>
      </w:r>
      <w:ins w:id="245" w:author="Rodriguez, Mirna" w:date="2017-12-06T08:55:00Z">
        <w:r w:rsidR="009B4BC6">
          <w:t xml:space="preserve">data compiled by the </w:t>
        </w:r>
      </w:ins>
      <w:del w:id="246" w:author="Rodriguez, Mirna" w:date="2017-12-06T08:53:00Z">
        <w:r w:rsidR="009B159C" w:rsidDel="00AA3E87">
          <w:delText>w</w:delText>
        </w:r>
      </w:del>
      <w:ins w:id="247" w:author="Rodriguez, Mirna" w:date="2017-12-06T08:53:00Z">
        <w:r>
          <w:t>W</w:t>
        </w:r>
      </w:ins>
      <w:r w:rsidR="009B159C">
        <w:t xml:space="preserve">orld </w:t>
      </w:r>
      <w:ins w:id="248" w:author="Rodriguez, Mirna" w:date="2017-12-06T08:54:00Z">
        <w:r>
          <w:t>H</w:t>
        </w:r>
      </w:ins>
      <w:del w:id="249" w:author="Rodriguez, Mirna" w:date="2017-12-06T08:54:00Z">
        <w:r w:rsidR="009B159C" w:rsidDel="00AA3E87">
          <w:delText>h</w:delText>
        </w:r>
      </w:del>
      <w:r w:rsidR="009B159C">
        <w:t xml:space="preserve">ealth </w:t>
      </w:r>
      <w:del w:id="250" w:author="Rodriguez, Mirna" w:date="2017-12-06T08:54:00Z">
        <w:r w:rsidR="009B159C" w:rsidDel="00AA3E87">
          <w:delText>o</w:delText>
        </w:r>
      </w:del>
      <w:ins w:id="251" w:author="Rodriguez, Mirna" w:date="2017-12-06T08:54:00Z">
        <w:r>
          <w:t>O</w:t>
        </w:r>
      </w:ins>
      <w:r w:rsidR="009B159C">
        <w:t>rganization</w:t>
      </w:r>
      <w:ins w:id="252" w:author="Rodriguez, Mirna" w:date="2017-12-06T08:54:00Z">
        <w:r>
          <w:t xml:space="preserve"> [WHO]</w:t>
        </w:r>
      </w:ins>
      <w:del w:id="253" w:author="Rodriguez, Mirna" w:date="2017-12-06T08:54:00Z">
        <w:r w:rsidR="009B159C" w:rsidDel="00AA3E87">
          <w:delText>s</w:delText>
        </w:r>
      </w:del>
      <w:r w:rsidR="009B159C">
        <w:t xml:space="preserve"> </w:t>
      </w:r>
      <w:ins w:id="254" w:author="Rodriguez, Mirna" w:date="2017-12-06T08:54:00Z">
        <w:r w:rsidR="009B4BC6">
          <w:t xml:space="preserve">which demonstrates a </w:t>
        </w:r>
      </w:ins>
      <w:r w:rsidR="009B159C">
        <w:t>spike in murder rates in the U.S. also in 2009.</w:t>
      </w:r>
    </w:p>
    <w:p w14:paraId="0B11EE64" w14:textId="77777777" w:rsidR="00CC7E77" w:rsidRDefault="009B159C">
      <w:pPr>
        <w:rPr>
          <w:sz w:val="16"/>
          <w:szCs w:val="16"/>
        </w:rPr>
      </w:pPr>
      <w:r>
        <w:rPr>
          <w:noProof/>
          <w:sz w:val="16"/>
          <w:szCs w:val="16"/>
          <w:lang w:val="en-US"/>
        </w:rPr>
        <w:drawing>
          <wp:inline distT="114300" distB="114300" distL="114300" distR="114300" wp14:anchorId="792DADA8" wp14:editId="686BFC44">
            <wp:extent cx="4178764" cy="2005013"/>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4178764" cy="2005013"/>
                    </a:xfrm>
                    <a:prstGeom prst="rect">
                      <a:avLst/>
                    </a:prstGeom>
                    <a:ln/>
                  </pic:spPr>
                </pic:pic>
              </a:graphicData>
            </a:graphic>
          </wp:inline>
        </w:drawing>
      </w:r>
    </w:p>
    <w:p w14:paraId="49F31851" w14:textId="77777777" w:rsidR="00CC7E77" w:rsidRDefault="009B159C">
      <w:pPr>
        <w:rPr>
          <w:sz w:val="16"/>
          <w:szCs w:val="16"/>
        </w:rPr>
      </w:pPr>
      <w:r>
        <w:rPr>
          <w:sz w:val="16"/>
          <w:szCs w:val="16"/>
        </w:rPr>
        <w:t xml:space="preserve">Graph source: </w:t>
      </w:r>
      <w:hyperlink r:id="rId24">
        <w:r>
          <w:rPr>
            <w:color w:val="1155CC"/>
            <w:sz w:val="16"/>
            <w:szCs w:val="16"/>
            <w:u w:val="single"/>
          </w:rPr>
          <w:t>https://www.statista.com/statistics/249740/percentage-of-households-in-the-united-states-owning-a-firearm/</w:t>
        </w:r>
      </w:hyperlink>
    </w:p>
    <w:p w14:paraId="0DF8B8CA" w14:textId="77777777" w:rsidR="009B4BC6" w:rsidRDefault="009B4BC6">
      <w:pPr>
        <w:ind w:firstLine="720"/>
        <w:rPr>
          <w:ins w:id="255" w:author="Rodriguez, Mirna" w:date="2017-12-06T08:54:00Z"/>
        </w:rPr>
      </w:pPr>
    </w:p>
    <w:p w14:paraId="19D5DD4D" w14:textId="77777777" w:rsidR="00CC7E77" w:rsidDel="009B4BC6" w:rsidRDefault="009B159C">
      <w:pPr>
        <w:ind w:firstLine="720"/>
        <w:rPr>
          <w:del w:id="256" w:author="Rodriguez, Mirna" w:date="2017-12-06T08:55:00Z"/>
        </w:rPr>
      </w:pPr>
      <w:r>
        <w:t>At this point</w:t>
      </w:r>
      <w:ins w:id="257" w:author="Rodriguez, Mirna" w:date="2017-12-06T08:55:00Z">
        <w:r w:rsidR="009B4BC6">
          <w:t xml:space="preserve">, this is </w:t>
        </w:r>
      </w:ins>
      <w:del w:id="258" w:author="Rodriguez, Mirna" w:date="2017-12-06T08:55:00Z">
        <w:r w:rsidDel="009B4BC6">
          <w:delText xml:space="preserve"> it’s </w:delText>
        </w:r>
      </w:del>
      <w:r>
        <w:t xml:space="preserve">only </w:t>
      </w:r>
      <w:ins w:id="259" w:author="Rodriguez, Mirna" w:date="2017-12-06T08:55:00Z">
        <w:r w:rsidR="009B4BC6">
          <w:t xml:space="preserve">a </w:t>
        </w:r>
      </w:ins>
      <w:r>
        <w:t>speculation</w:t>
      </w:r>
      <w:ins w:id="260" w:author="Rodriguez, Mirna" w:date="2017-12-06T08:55:00Z">
        <w:r w:rsidR="009B4BC6">
          <w:t xml:space="preserve"> and one would require further data to </w:t>
        </w:r>
      </w:ins>
      <w:ins w:id="261" w:author="Rodriguez, Mirna" w:date="2017-12-06T08:56:00Z">
        <w:r w:rsidR="009B4BC6">
          <w:t>support</w:t>
        </w:r>
      </w:ins>
      <w:ins w:id="262" w:author="Rodriguez, Mirna" w:date="2017-12-06T08:55:00Z">
        <w:r w:rsidR="009B4BC6">
          <w:t xml:space="preserve"> this </w:t>
        </w:r>
      </w:ins>
      <w:del w:id="263" w:author="Rodriguez, Mirna" w:date="2017-12-06T08:56:00Z">
        <w:r w:rsidDel="009B4BC6">
          <w:delText xml:space="preserve">. </w:delText>
        </w:r>
      </w:del>
      <w:ins w:id="264" w:author="Rodriguez, Mirna" w:date="2017-12-06T08:56:00Z">
        <w:r w:rsidR="009B4BC6">
          <w:t xml:space="preserve">claim. </w:t>
        </w:r>
      </w:ins>
      <w:del w:id="265" w:author="Rodriguez, Mirna" w:date="2017-12-06T08:56:00Z">
        <w:r w:rsidDel="009B4BC6">
          <w:delText>I would need to dig in further to find the factors.</w:delText>
        </w:r>
      </w:del>
      <w:ins w:id="266" w:author="Rodriguez, Mirna" w:date="2017-12-06T08:56:00Z">
        <w:r w:rsidR="009B4BC6">
          <w:t xml:space="preserve">If available, one would </w:t>
        </w:r>
      </w:ins>
      <w:ins w:id="267" w:author="Rodriguez, Mirna" w:date="2017-12-06T08:57:00Z">
        <w:r w:rsidR="009B4BC6">
          <w:t>require</w:t>
        </w:r>
      </w:ins>
      <w:ins w:id="268" w:author="Rodriguez, Mirna" w:date="2017-12-06T08:56:00Z">
        <w:r w:rsidR="009B4BC6">
          <w:t xml:space="preserve"> data by</w:t>
        </w:r>
      </w:ins>
      <w:ins w:id="269" w:author="Rodriguez, Mirna" w:date="2017-12-06T08:57:00Z">
        <w:r w:rsidR="009B4BC6">
          <w:t xml:space="preserve"> each </w:t>
        </w:r>
      </w:ins>
      <w:del w:id="270" w:author="Rodriguez, Mirna" w:date="2017-12-06T08:57:00Z">
        <w:r w:rsidDel="009B4BC6">
          <w:delText xml:space="preserve"> Having all data available I would investigate by </w:delText>
        </w:r>
      </w:del>
      <w:r>
        <w:t>region within the United States</w:t>
      </w:r>
      <w:ins w:id="271" w:author="Rodriguez, Mirna" w:date="2017-12-06T08:57:00Z">
        <w:r w:rsidR="009B4BC6">
          <w:t xml:space="preserve">, </w:t>
        </w:r>
      </w:ins>
      <w:del w:id="272" w:author="Rodriguez, Mirna" w:date="2017-12-06T08:57:00Z">
        <w:r w:rsidDel="009B4BC6">
          <w:delText>. F</w:delText>
        </w:r>
      </w:del>
      <w:ins w:id="273" w:author="Rodriguez, Mirna" w:date="2017-12-06T08:57:00Z">
        <w:r w:rsidR="009B4BC6">
          <w:t>f</w:t>
        </w:r>
      </w:ins>
      <w:r>
        <w:t xml:space="preserve">irst by State then </w:t>
      </w:r>
      <w:del w:id="274" w:author="Rodriguez, Mirna" w:date="2017-12-06T08:57:00Z">
        <w:r w:rsidDel="009B4BC6">
          <w:delText xml:space="preserve">I would want to </w:delText>
        </w:r>
      </w:del>
      <w:r>
        <w:t xml:space="preserve">break it down further by </w:t>
      </w:r>
      <w:del w:id="275" w:author="Rodriguez, Mirna" w:date="2017-12-06T08:58:00Z">
        <w:r w:rsidDel="009B4BC6">
          <w:delText>R</w:delText>
        </w:r>
      </w:del>
      <w:ins w:id="276" w:author="Rodriguez, Mirna" w:date="2017-12-06T08:58:00Z">
        <w:r w:rsidR="009B4BC6">
          <w:t>r</w:t>
        </w:r>
      </w:ins>
      <w:r>
        <w:t>ural v</w:t>
      </w:r>
      <w:ins w:id="277" w:author="Rodriguez, Mirna" w:date="2017-12-06T08:58:00Z">
        <w:r w:rsidR="009B4BC6">
          <w:t>ersu</w:t>
        </w:r>
      </w:ins>
      <w:r>
        <w:t>s</w:t>
      </w:r>
      <w:del w:id="278" w:author="Rodriguez, Mirna" w:date="2017-12-06T08:58:00Z">
        <w:r w:rsidDel="009B4BC6">
          <w:delText>.</w:delText>
        </w:r>
      </w:del>
      <w:r>
        <w:t xml:space="preserve"> </w:t>
      </w:r>
      <w:ins w:id="279" w:author="Rodriguez, Mirna" w:date="2017-12-06T08:58:00Z">
        <w:r w:rsidR="009B4BC6">
          <w:t>u</w:t>
        </w:r>
      </w:ins>
      <w:del w:id="280" w:author="Rodriguez, Mirna" w:date="2017-12-06T08:58:00Z">
        <w:r w:rsidDel="009B4BC6">
          <w:delText>U</w:delText>
        </w:r>
      </w:del>
      <w:r>
        <w:t xml:space="preserve">rban areas and compare the death data against the </w:t>
      </w:r>
      <w:ins w:id="281" w:author="Rodriguez, Mirna" w:date="2017-12-06T08:58:00Z">
        <w:r w:rsidR="009B4BC6">
          <w:t xml:space="preserve">gun </w:t>
        </w:r>
      </w:ins>
      <w:r>
        <w:t xml:space="preserve">purchase rates. </w:t>
      </w:r>
    </w:p>
    <w:p w14:paraId="3C978420" w14:textId="77777777" w:rsidR="00CC7E77" w:rsidDel="009B4BC6" w:rsidRDefault="00CC7E77">
      <w:pPr>
        <w:ind w:firstLine="720"/>
        <w:rPr>
          <w:del w:id="282" w:author="Rodriguez, Mirna" w:date="2017-12-06T08:55:00Z"/>
        </w:rPr>
      </w:pPr>
    </w:p>
    <w:p w14:paraId="1BB49F76" w14:textId="77777777" w:rsidR="00CC7E77" w:rsidDel="009B4BC6" w:rsidRDefault="00CC7E77">
      <w:pPr>
        <w:ind w:firstLine="720"/>
        <w:rPr>
          <w:del w:id="283" w:author="Rodriguez, Mirna" w:date="2017-12-06T08:55:00Z"/>
        </w:rPr>
      </w:pPr>
    </w:p>
    <w:p w14:paraId="7B56318E" w14:textId="77777777" w:rsidR="00CC7E77" w:rsidDel="009B4BC6" w:rsidRDefault="00CC7E77">
      <w:pPr>
        <w:ind w:firstLine="720"/>
        <w:rPr>
          <w:del w:id="284" w:author="Rodriguez, Mirna" w:date="2017-12-06T08:55:00Z"/>
          <w:b/>
          <w:u w:val="single"/>
        </w:rPr>
      </w:pPr>
    </w:p>
    <w:p w14:paraId="34B7FD90" w14:textId="77777777" w:rsidR="00CC7E77" w:rsidRDefault="00CC7E77">
      <w:pPr>
        <w:ind w:firstLine="720"/>
        <w:rPr>
          <w:b/>
          <w:u w:val="single"/>
        </w:rPr>
      </w:pPr>
    </w:p>
    <w:p w14:paraId="11874339" w14:textId="77777777" w:rsidR="00CC7E77" w:rsidRDefault="00CC7E77">
      <w:pPr>
        <w:ind w:firstLine="720"/>
        <w:rPr>
          <w:b/>
          <w:u w:val="single"/>
        </w:rPr>
      </w:pPr>
    </w:p>
    <w:p w14:paraId="0D2AA73E" w14:textId="77777777" w:rsidR="00CC7E77" w:rsidRDefault="00CC7E77">
      <w:pPr>
        <w:ind w:firstLine="720"/>
        <w:rPr>
          <w:b/>
          <w:u w:val="single"/>
        </w:rPr>
      </w:pPr>
    </w:p>
    <w:p w14:paraId="385EBE94" w14:textId="77777777" w:rsidR="00CC7E77" w:rsidRDefault="009B159C">
      <w:pPr>
        <w:rPr>
          <w:b/>
          <w:u w:val="single"/>
        </w:rPr>
      </w:pPr>
      <w:r>
        <w:rPr>
          <w:b/>
          <w:u w:val="single"/>
        </w:rPr>
        <w:t xml:space="preserve">Death </w:t>
      </w:r>
      <w:del w:id="285" w:author="Rodriguez, Mirna" w:date="2017-12-06T08:58:00Z">
        <w:r w:rsidDel="009B4BC6">
          <w:rPr>
            <w:b/>
            <w:u w:val="single"/>
          </w:rPr>
          <w:delText>By</w:delText>
        </w:r>
      </w:del>
      <w:ins w:id="286" w:author="Rodriguez, Mirna" w:date="2017-12-06T08:58:00Z">
        <w:r w:rsidR="009B4BC6">
          <w:rPr>
            <w:b/>
            <w:u w:val="single"/>
          </w:rPr>
          <w:t>by</w:t>
        </w:r>
      </w:ins>
      <w:r>
        <w:rPr>
          <w:b/>
          <w:u w:val="single"/>
        </w:rPr>
        <w:t xml:space="preserve"> Suicide</w:t>
      </w:r>
    </w:p>
    <w:p w14:paraId="25C2116E" w14:textId="77777777" w:rsidR="00CC7E77" w:rsidRDefault="009B159C">
      <w:pPr>
        <w:rPr>
          <w:b/>
          <w:u w:val="single"/>
        </w:rPr>
      </w:pPr>
      <w:r>
        <w:rPr>
          <w:noProof/>
          <w:lang w:val="en-US"/>
        </w:rPr>
        <w:drawing>
          <wp:anchor distT="0" distB="0" distL="0" distR="0" simplePos="0" relativeHeight="251660288" behindDoc="0" locked="0" layoutInCell="1" hidden="0" allowOverlap="1" wp14:anchorId="11B9AED2" wp14:editId="1B747A45">
            <wp:simplePos x="0" y="0"/>
            <wp:positionH relativeFrom="margin">
              <wp:posOffset>19050</wp:posOffset>
            </wp:positionH>
            <wp:positionV relativeFrom="paragraph">
              <wp:posOffset>19050</wp:posOffset>
            </wp:positionV>
            <wp:extent cx="4783810" cy="2205038"/>
            <wp:effectExtent l="0" t="0" r="0" b="0"/>
            <wp:wrapSquare wrapText="bothSides" distT="0" distB="0" distL="0" distR="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4783810" cy="2205038"/>
                    </a:xfrm>
                    <a:prstGeom prst="rect">
                      <a:avLst/>
                    </a:prstGeom>
                    <a:ln/>
                  </pic:spPr>
                </pic:pic>
              </a:graphicData>
            </a:graphic>
          </wp:anchor>
        </w:drawing>
      </w:r>
    </w:p>
    <w:p w14:paraId="21235E63" w14:textId="77777777" w:rsidR="009B4BC6" w:rsidRDefault="009B4BC6">
      <w:pPr>
        <w:rPr>
          <w:ins w:id="287" w:author="Rodriguez, Mirna" w:date="2017-12-06T08:58:00Z"/>
        </w:rPr>
      </w:pPr>
    </w:p>
    <w:p w14:paraId="64E8C2FF" w14:textId="77777777" w:rsidR="009B4BC6" w:rsidRDefault="009B4BC6">
      <w:pPr>
        <w:rPr>
          <w:ins w:id="288" w:author="Rodriguez, Mirna" w:date="2017-12-06T08:58:00Z"/>
        </w:rPr>
      </w:pPr>
    </w:p>
    <w:p w14:paraId="508D91F8" w14:textId="77777777" w:rsidR="009B4BC6" w:rsidRDefault="009B4BC6">
      <w:pPr>
        <w:rPr>
          <w:ins w:id="289" w:author="Rodriguez, Mirna" w:date="2017-12-06T08:58:00Z"/>
        </w:rPr>
      </w:pPr>
    </w:p>
    <w:p w14:paraId="6225AF0F" w14:textId="77777777" w:rsidR="009B4BC6" w:rsidRDefault="009B4BC6">
      <w:pPr>
        <w:rPr>
          <w:ins w:id="290" w:author="Rodriguez, Mirna" w:date="2017-12-06T08:58:00Z"/>
        </w:rPr>
      </w:pPr>
    </w:p>
    <w:p w14:paraId="5AB9B5BA" w14:textId="77777777" w:rsidR="009B4BC6" w:rsidRDefault="009B4BC6">
      <w:pPr>
        <w:rPr>
          <w:ins w:id="291" w:author="Rodriguez, Mirna" w:date="2017-12-06T08:58:00Z"/>
        </w:rPr>
      </w:pPr>
    </w:p>
    <w:p w14:paraId="217D9443" w14:textId="77777777" w:rsidR="009B4BC6" w:rsidRDefault="009B4BC6">
      <w:pPr>
        <w:rPr>
          <w:ins w:id="292" w:author="Rodriguez, Mirna" w:date="2017-12-06T08:58:00Z"/>
        </w:rPr>
      </w:pPr>
    </w:p>
    <w:p w14:paraId="69AD9332" w14:textId="77777777" w:rsidR="009B4BC6" w:rsidRDefault="009B4BC6">
      <w:pPr>
        <w:rPr>
          <w:ins w:id="293" w:author="Rodriguez, Mirna" w:date="2017-12-06T08:58:00Z"/>
        </w:rPr>
      </w:pPr>
    </w:p>
    <w:p w14:paraId="42F4E298" w14:textId="77777777" w:rsidR="009B4BC6" w:rsidRDefault="009B4BC6">
      <w:pPr>
        <w:rPr>
          <w:ins w:id="294" w:author="Rodriguez, Mirna" w:date="2017-12-06T08:58:00Z"/>
        </w:rPr>
      </w:pPr>
    </w:p>
    <w:p w14:paraId="47A5BD9B" w14:textId="77777777" w:rsidR="009B4BC6" w:rsidRDefault="009B4BC6">
      <w:pPr>
        <w:rPr>
          <w:ins w:id="295" w:author="Rodriguez, Mirna" w:date="2017-12-06T08:58:00Z"/>
        </w:rPr>
      </w:pPr>
    </w:p>
    <w:p w14:paraId="3C67BBB9" w14:textId="77777777" w:rsidR="009B4BC6" w:rsidRDefault="009B4BC6">
      <w:pPr>
        <w:rPr>
          <w:ins w:id="296" w:author="Rodriguez, Mirna" w:date="2017-12-06T08:58:00Z"/>
        </w:rPr>
      </w:pPr>
    </w:p>
    <w:p w14:paraId="72998EEE" w14:textId="77777777" w:rsidR="009B4BC6" w:rsidRDefault="009B4BC6">
      <w:pPr>
        <w:rPr>
          <w:ins w:id="297" w:author="Rodriguez, Mirna" w:date="2017-12-06T08:58:00Z"/>
        </w:rPr>
      </w:pPr>
    </w:p>
    <w:p w14:paraId="080D41CA" w14:textId="77777777" w:rsidR="009B4BC6" w:rsidRDefault="009B4BC6">
      <w:pPr>
        <w:rPr>
          <w:ins w:id="298" w:author="Rodriguez, Mirna" w:date="2017-12-06T08:58:00Z"/>
        </w:rPr>
      </w:pPr>
    </w:p>
    <w:p w14:paraId="7FA1A9A3" w14:textId="77777777" w:rsidR="00CC7E77" w:rsidRDefault="009B159C">
      <w:r>
        <w:t xml:space="preserve">The top 5 countries in suicide counts are Russia, Japan, United States, Japan, Ukraine and France. </w:t>
      </w:r>
    </w:p>
    <w:p w14:paraId="77F5C873" w14:textId="77777777" w:rsidR="00CC7E77" w:rsidRDefault="00CC7E77"/>
    <w:p w14:paraId="2B17D5E5" w14:textId="77777777" w:rsidR="00CC7E77" w:rsidRDefault="00CC7E77"/>
    <w:p w14:paraId="4C757E3E" w14:textId="77777777" w:rsidR="00CC7E77" w:rsidRDefault="00CC7E77"/>
    <w:p w14:paraId="5278F860" w14:textId="77777777" w:rsidR="00CC7E77" w:rsidRDefault="00CC7E77"/>
    <w:p w14:paraId="05DD4B47" w14:textId="7D46EC31" w:rsidR="00CC7E77" w:rsidRDefault="009B159C">
      <w:pPr>
        <w:ind w:firstLine="720"/>
        <w:rPr>
          <w:ins w:id="299" w:author="Rodriguez, Mirna" w:date="2017-12-06T08:58:00Z"/>
        </w:rPr>
      </w:pPr>
      <w:r>
        <w:lastRenderedPageBreak/>
        <w:t>Suicide rates are pretty much flat except for the United States (which is on the increase) and Russia (which is on the decline). There’s a spike for Japan (green</w:t>
      </w:r>
      <w:del w:id="300" w:author="Rodriguez, Mirna" w:date="2017-12-06T08:59:00Z">
        <w:r w:rsidDel="009B4BC6">
          <w:delText xml:space="preserve"> line)  in</w:delText>
        </w:r>
      </w:del>
      <w:ins w:id="301" w:author="Rodriguez, Mirna" w:date="2017-12-06T08:59:00Z">
        <w:r w:rsidR="009B4BC6">
          <w:t>) in</w:t>
        </w:r>
      </w:ins>
      <w:r>
        <w:t xml:space="preserve"> 1998, </w:t>
      </w:r>
      <w:commentRangeStart w:id="302"/>
      <w:commentRangeStart w:id="303"/>
      <w:r>
        <w:t xml:space="preserve">I </w:t>
      </w:r>
      <w:del w:id="304" w:author="Wil Valencia" w:date="2017-12-06T15:52:00Z">
        <w:r w:rsidDel="00CC1C08">
          <w:delText>will try to find anything on this time period.</w:delText>
        </w:r>
        <w:commentRangeEnd w:id="302"/>
        <w:r w:rsidR="009B4BC6" w:rsidDel="00CC1C08">
          <w:rPr>
            <w:rStyle w:val="CommentReference"/>
          </w:rPr>
          <w:commentReference w:id="302"/>
        </w:r>
        <w:commentRangeEnd w:id="303"/>
        <w:r w:rsidR="00CC1C08" w:rsidDel="00CC1C08">
          <w:rPr>
            <w:rStyle w:val="CommentReference"/>
          </w:rPr>
          <w:commentReference w:id="303"/>
        </w:r>
      </w:del>
      <w:ins w:id="305" w:author="Wil Valencia" w:date="2017-12-06T15:52:00Z">
        <w:r w:rsidR="00CC1C08">
          <w:t xml:space="preserve">was able to find another data source on Japan that trends </w:t>
        </w:r>
      </w:ins>
      <w:ins w:id="306" w:author="Wil Valencia" w:date="2017-12-06T15:53:00Z">
        <w:r w:rsidR="00CC1C08">
          <w:t>with the same data spike</w:t>
        </w:r>
      </w:ins>
      <w:ins w:id="307" w:author="Wil Valencia" w:date="2017-12-06T15:54:00Z">
        <w:r w:rsidR="00CC1C08">
          <w:t>.</w:t>
        </w:r>
      </w:ins>
      <w:ins w:id="308" w:author="Wil Valencia" w:date="2017-12-06T15:52:00Z">
        <w:r w:rsidR="00CC1C08">
          <w:t xml:space="preserve"> </w:t>
        </w:r>
      </w:ins>
    </w:p>
    <w:p w14:paraId="159D9273" w14:textId="77777777" w:rsidR="009B4BC6" w:rsidRDefault="009B4BC6">
      <w:pPr>
        <w:ind w:firstLine="720"/>
      </w:pPr>
    </w:p>
    <w:p w14:paraId="59080D55" w14:textId="4069DEC5" w:rsidR="00CC7E77" w:rsidRDefault="00CC1C08">
      <w:pPr>
        <w:rPr>
          <w:ins w:id="309" w:author="Rodriguez, Mirna" w:date="2017-12-06T08:59:00Z"/>
        </w:rPr>
      </w:pPr>
      <w:ins w:id="310" w:author="Wil Valencia" w:date="2017-12-06T15:54:00Z">
        <w:r>
          <w:tab/>
        </w:r>
      </w:ins>
      <w:del w:id="311" w:author="Wil Valencia" w:date="2017-12-06T15:54:00Z">
        <w:r w:rsidR="009B159C" w:rsidDel="00CC1C08">
          <w:tab/>
        </w:r>
      </w:del>
      <w:ins w:id="312" w:author="Rodriguez, Mirna" w:date="2017-12-06T09:00:00Z">
        <w:del w:id="313" w:author="Wil Valencia" w:date="2017-12-06T15:54:00Z">
          <w:r w:rsidR="009B4BC6" w:rsidDel="00CC1C08">
            <w:delText xml:space="preserve">After further investigation, </w:delText>
          </w:r>
        </w:del>
      </w:ins>
      <w:del w:id="314" w:author="Rodriguez, Mirna" w:date="2017-12-06T09:00:00Z">
        <w:r w:rsidR="009B159C" w:rsidDel="009B4BC6">
          <w:delText xml:space="preserve">Investigating further </w:delText>
        </w:r>
      </w:del>
      <w:r w:rsidR="009B159C">
        <w:t xml:space="preserve">I found Japan’s suicide trending is tied closely to unemployment rates. The unemployment rates in </w:t>
      </w:r>
      <w:del w:id="315" w:author="Rodriguez, Mirna" w:date="2017-12-06T09:00:00Z">
        <w:r w:rsidR="009B159C" w:rsidDel="009B4BC6">
          <w:delText>j</w:delText>
        </w:r>
      </w:del>
      <w:ins w:id="316" w:author="Rodriguez, Mirna" w:date="2017-12-06T09:00:00Z">
        <w:r w:rsidR="009B4BC6">
          <w:t>J</w:t>
        </w:r>
      </w:ins>
      <w:r w:rsidR="009B159C">
        <w:t xml:space="preserve">apan started spiking </w:t>
      </w:r>
      <w:del w:id="317" w:author="Rodriguez, Mirna" w:date="2017-12-06T09:00:00Z">
        <w:r w:rsidR="009B159C" w:rsidDel="009B4BC6">
          <w:delText xml:space="preserve">in Japan </w:delText>
        </w:r>
      </w:del>
      <w:r w:rsidR="009B159C">
        <w:t>in the mid 1990’s; at this point</w:t>
      </w:r>
      <w:ins w:id="318" w:author="Rodriguez, Mirna" w:date="2017-12-06T09:01:00Z">
        <w:r w:rsidR="009B4BC6">
          <w:t>, data compiled by</w:t>
        </w:r>
      </w:ins>
      <w:r w:rsidR="009B159C">
        <w:t xml:space="preserve"> </w:t>
      </w:r>
      <w:del w:id="319" w:author="Rodriguez, Mirna" w:date="2017-12-06T09:01:00Z">
        <w:r w:rsidR="009B159C" w:rsidDel="009B4BC6">
          <w:delText>in the “</w:delText>
        </w:r>
      </w:del>
      <w:r w:rsidR="009B159C">
        <w:t>WHO</w:t>
      </w:r>
      <w:del w:id="320" w:author="Rodriguez, Mirna" w:date="2017-12-06T09:01:00Z">
        <w:r w:rsidR="009B159C" w:rsidDel="009B4BC6">
          <w:delText xml:space="preserve">” data </w:delText>
        </w:r>
      </w:del>
      <w:ins w:id="321" w:author="Rodriguez, Mirna" w:date="2017-12-06T09:01:00Z">
        <w:r w:rsidR="009B4BC6">
          <w:t xml:space="preserve"> </w:t>
        </w:r>
      </w:ins>
      <w:r w:rsidR="009B159C">
        <w:t xml:space="preserve">begins to spike </w:t>
      </w:r>
      <w:del w:id="322" w:author="Rodriguez, Mirna" w:date="2017-12-06T09:01:00Z">
        <w:r w:rsidR="009B159C" w:rsidDel="009B4BC6">
          <w:delText xml:space="preserve">at </w:delText>
        </w:r>
      </w:del>
      <w:r w:rsidR="009B159C">
        <w:t>in 1998 and levels out in 2000 but no longer drops back down. It continues to be an epidemic in the data into 2010’s.</w:t>
      </w:r>
    </w:p>
    <w:p w14:paraId="24F461A1" w14:textId="77777777" w:rsidR="009B4BC6" w:rsidRDefault="009B4BC6"/>
    <w:p w14:paraId="4E52189B" w14:textId="77777777" w:rsidR="00CC7E77" w:rsidRDefault="009B159C">
      <w:r>
        <w:rPr>
          <w:noProof/>
          <w:lang w:val="en-US"/>
        </w:rPr>
        <w:drawing>
          <wp:inline distT="114300" distB="114300" distL="114300" distR="114300" wp14:anchorId="5E836395" wp14:editId="71904602">
            <wp:extent cx="4347957" cy="1862138"/>
            <wp:effectExtent l="0" t="0" r="0" b="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a:stretch>
                      <a:fillRect/>
                    </a:stretch>
                  </pic:blipFill>
                  <pic:spPr>
                    <a:xfrm>
                      <a:off x="0" y="0"/>
                      <a:ext cx="4347957" cy="1862138"/>
                    </a:xfrm>
                    <a:prstGeom prst="rect">
                      <a:avLst/>
                    </a:prstGeom>
                    <a:ln/>
                  </pic:spPr>
                </pic:pic>
              </a:graphicData>
            </a:graphic>
          </wp:inline>
        </w:drawing>
      </w:r>
    </w:p>
    <w:p w14:paraId="3E86D836" w14:textId="77777777" w:rsidR="00CC7E77" w:rsidRDefault="009B159C">
      <w:pPr>
        <w:rPr>
          <w:sz w:val="16"/>
          <w:szCs w:val="16"/>
        </w:rPr>
      </w:pPr>
      <w:r>
        <w:rPr>
          <w:sz w:val="16"/>
          <w:szCs w:val="16"/>
        </w:rPr>
        <w:t xml:space="preserve">Graph source: </w:t>
      </w:r>
      <w:hyperlink r:id="rId27">
        <w:r>
          <w:rPr>
            <w:color w:val="1155CC"/>
            <w:sz w:val="16"/>
            <w:szCs w:val="16"/>
            <w:u w:val="single"/>
          </w:rPr>
          <w:t>https://commons.wikimedia.org/wiki/File:Unemployment_Rate_of_Japan_1953-2009.jpg</w:t>
        </w:r>
      </w:hyperlink>
    </w:p>
    <w:p w14:paraId="56216AA7" w14:textId="77777777" w:rsidR="00CC7E77" w:rsidRDefault="00CC7E77">
      <w:pPr>
        <w:ind w:firstLine="720"/>
      </w:pPr>
    </w:p>
    <w:p w14:paraId="5B057D1B" w14:textId="77777777" w:rsidR="00CC7E77" w:rsidRDefault="009B159C">
      <w:pPr>
        <w:ind w:firstLine="720"/>
        <w:rPr>
          <w:ins w:id="323" w:author="Rodriguez, Mirna" w:date="2017-12-06T09:02:00Z"/>
        </w:rPr>
      </w:pPr>
      <w:r>
        <w:t>In the United States</w:t>
      </w:r>
      <w:ins w:id="324" w:author="Rodriguez, Mirna" w:date="2017-12-06T09:01:00Z">
        <w:r w:rsidR="009B4BC6">
          <w:t>,</w:t>
        </w:r>
      </w:ins>
      <w:r>
        <w:t xml:space="preserve"> </w:t>
      </w:r>
      <w:del w:id="325" w:author="Rodriguez, Mirna" w:date="2017-12-06T09:01:00Z">
        <w:r w:rsidDel="009B4BC6">
          <w:delText>T</w:delText>
        </w:r>
      </w:del>
      <w:ins w:id="326" w:author="Rodriguez, Mirna" w:date="2017-12-06T09:01:00Z">
        <w:r w:rsidR="009B4BC6">
          <w:t>t</w:t>
        </w:r>
      </w:ins>
      <w:r>
        <w:t>he suicide rates are up in both the baby boomer generation as well as the youth between 15 and 24. The general consensus for older population committing suicide is economic and the difficulty within the job market.</w:t>
      </w:r>
    </w:p>
    <w:p w14:paraId="7C9D58FC" w14:textId="77777777" w:rsidR="009B4BC6" w:rsidRDefault="009B4BC6">
      <w:pPr>
        <w:ind w:firstLine="720"/>
      </w:pPr>
    </w:p>
    <w:p w14:paraId="3B6BB621" w14:textId="77777777" w:rsidR="00CC7E77" w:rsidRDefault="009B159C">
      <w:r>
        <w:tab/>
        <w:t xml:space="preserve">The youth suicide reasons are varied and </w:t>
      </w:r>
      <w:del w:id="327" w:author="Rodriguez, Mirna" w:date="2017-12-06T09:04:00Z">
        <w:r w:rsidDel="009B4BC6">
          <w:delText>a lot of different reasons are stated. Th</w:delText>
        </w:r>
      </w:del>
      <w:ins w:id="328" w:author="Rodriguez, Mirna" w:date="2017-12-06T09:04:00Z">
        <w:r w:rsidR="009B4BC6">
          <w:t>th</w:t>
        </w:r>
      </w:ins>
      <w:r>
        <w:t>ere</w:t>
      </w:r>
      <w:ins w:id="329" w:author="Rodriguez, Mirna" w:date="2017-12-06T09:04:00Z">
        <w:r w:rsidR="009B4BC6">
          <w:t xml:space="preserve"> i</w:t>
        </w:r>
      </w:ins>
      <w:del w:id="330" w:author="Rodriguez, Mirna" w:date="2017-12-06T09:04:00Z">
        <w:r w:rsidDel="009B4BC6">
          <w:delText>’</w:delText>
        </w:r>
      </w:del>
      <w:r>
        <w:t xml:space="preserve">s no one or two </w:t>
      </w:r>
      <w:ins w:id="331" w:author="Rodriguez, Mirna" w:date="2017-12-06T09:04:00Z">
        <w:r w:rsidR="00DF36B1">
          <w:t xml:space="preserve">specific </w:t>
        </w:r>
      </w:ins>
      <w:r>
        <w:t>reasons. The</w:t>
      </w:r>
      <w:ins w:id="332" w:author="Rodriguez, Mirna" w:date="2017-12-06T09:04:00Z">
        <w:r w:rsidR="00DF36B1">
          <w:t xml:space="preserve"> data </w:t>
        </w:r>
      </w:ins>
      <w:del w:id="333" w:author="Rodriguez, Mirna" w:date="2017-12-06T09:04:00Z">
        <w:r w:rsidDel="00DF36B1">
          <w:delText xml:space="preserve">y </w:delText>
        </w:r>
      </w:del>
      <w:r>
        <w:t>state</w:t>
      </w:r>
      <w:ins w:id="334" w:author="Rodriguez, Mirna" w:date="2017-12-06T09:04:00Z">
        <w:r w:rsidR="00DF36B1">
          <w:t>s</w:t>
        </w:r>
      </w:ins>
      <w:r>
        <w:t xml:space="preserve"> internet bullying, substance abuse, violence in the media</w:t>
      </w:r>
      <w:ins w:id="335" w:author="Rodriguez, Mirna" w:date="2017-12-06T09:04:00Z">
        <w:r w:rsidR="00DF36B1">
          <w:t>, etc.</w:t>
        </w:r>
      </w:ins>
      <w:del w:id="336" w:author="Rodriguez, Mirna" w:date="2017-12-06T09:04:00Z">
        <w:r w:rsidDel="00DF36B1">
          <w:delText>.</w:delText>
        </w:r>
      </w:del>
      <w:r>
        <w:t xml:space="preserve"> </w:t>
      </w:r>
      <w:ins w:id="337" w:author="Rodriguez, Mirna" w:date="2017-12-06T09:04:00Z">
        <w:r w:rsidR="00DF36B1">
          <w:t xml:space="preserve">Thus, </w:t>
        </w:r>
      </w:ins>
      <w:r>
        <w:t xml:space="preserve">I would need to gather more data on these data points to </w:t>
      </w:r>
      <w:ins w:id="338" w:author="Rodriguez, Mirna" w:date="2017-12-06T09:05:00Z">
        <w:r w:rsidR="00DF36B1">
          <w:t xml:space="preserve">conclusively determine </w:t>
        </w:r>
      </w:ins>
      <w:del w:id="339" w:author="Rodriguez, Mirna" w:date="2017-12-06T09:05:00Z">
        <w:r w:rsidDel="00DF36B1">
          <w:delText xml:space="preserve">see </w:delText>
        </w:r>
      </w:del>
      <w:r>
        <w:t xml:space="preserve">if there is any correlation on any of these </w:t>
      </w:r>
      <w:del w:id="340" w:author="Rodriguez, Mirna" w:date="2017-12-06T09:03:00Z">
        <w:r w:rsidDel="009B4BC6">
          <w:delText>excuses</w:delText>
        </w:r>
      </w:del>
      <w:ins w:id="341" w:author="Rodriguez, Mirna" w:date="2017-12-06T09:03:00Z">
        <w:r w:rsidR="009B4BC6">
          <w:t>reasons</w:t>
        </w:r>
      </w:ins>
      <w:r>
        <w:t xml:space="preserve">. </w:t>
      </w:r>
    </w:p>
    <w:p w14:paraId="2E36F01F" w14:textId="77777777" w:rsidR="00CC7E77" w:rsidRDefault="00CC7E77"/>
    <w:p w14:paraId="0CA6B0D4" w14:textId="77777777" w:rsidR="00CC7E77" w:rsidRDefault="009B159C">
      <w:r>
        <w:rPr>
          <w:noProof/>
          <w:lang w:val="en-US"/>
        </w:rPr>
        <w:drawing>
          <wp:inline distT="114300" distB="114300" distL="114300" distR="114300" wp14:anchorId="46DAB6BC" wp14:editId="4FA11573">
            <wp:extent cx="4877199" cy="1747838"/>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a:srcRect/>
                    <a:stretch>
                      <a:fillRect/>
                    </a:stretch>
                  </pic:blipFill>
                  <pic:spPr>
                    <a:xfrm>
                      <a:off x="0" y="0"/>
                      <a:ext cx="4877199" cy="1747838"/>
                    </a:xfrm>
                    <a:prstGeom prst="rect">
                      <a:avLst/>
                    </a:prstGeom>
                    <a:ln/>
                  </pic:spPr>
                </pic:pic>
              </a:graphicData>
            </a:graphic>
          </wp:inline>
        </w:drawing>
      </w:r>
    </w:p>
    <w:p w14:paraId="71DA6724" w14:textId="77777777" w:rsidR="00CC7E77" w:rsidRDefault="009B159C">
      <w:pPr>
        <w:rPr>
          <w:sz w:val="16"/>
          <w:szCs w:val="16"/>
        </w:rPr>
      </w:pPr>
      <w:r>
        <w:rPr>
          <w:sz w:val="16"/>
          <w:szCs w:val="16"/>
        </w:rPr>
        <w:t xml:space="preserve">Graph Source: </w:t>
      </w:r>
      <w:hyperlink r:id="rId29">
        <w:r>
          <w:rPr>
            <w:color w:val="1155CC"/>
            <w:sz w:val="16"/>
            <w:szCs w:val="16"/>
            <w:u w:val="single"/>
          </w:rPr>
          <w:t>http://drleonardcoldwell.com/suicide-rates-many-rising-usa/</w:t>
        </w:r>
      </w:hyperlink>
    </w:p>
    <w:p w14:paraId="62B3BDC5" w14:textId="77777777" w:rsidR="00CC7E77" w:rsidRDefault="00CC7E77">
      <w:pPr>
        <w:rPr>
          <w:sz w:val="16"/>
          <w:szCs w:val="16"/>
        </w:rPr>
      </w:pPr>
    </w:p>
    <w:p w14:paraId="24842BC6" w14:textId="77777777" w:rsidR="009B4BC6" w:rsidRDefault="009B4BC6">
      <w:pPr>
        <w:rPr>
          <w:ins w:id="342" w:author="Rodriguez, Mirna" w:date="2017-12-06T09:02:00Z"/>
          <w:b/>
          <w:u w:val="single"/>
        </w:rPr>
      </w:pPr>
    </w:p>
    <w:p w14:paraId="7D901268" w14:textId="77777777" w:rsidR="009B4BC6" w:rsidRDefault="009B4BC6">
      <w:pPr>
        <w:rPr>
          <w:ins w:id="343" w:author="Rodriguez, Mirna" w:date="2017-12-06T09:02:00Z"/>
          <w:b/>
          <w:u w:val="single"/>
        </w:rPr>
      </w:pPr>
    </w:p>
    <w:p w14:paraId="1B1F2AED" w14:textId="77777777" w:rsidR="009B4BC6" w:rsidRDefault="009B4BC6">
      <w:pPr>
        <w:rPr>
          <w:ins w:id="344" w:author="Rodriguez, Mirna" w:date="2017-12-06T09:02:00Z"/>
          <w:b/>
          <w:u w:val="single"/>
        </w:rPr>
      </w:pPr>
    </w:p>
    <w:p w14:paraId="15BE856A" w14:textId="77777777" w:rsidR="00DF36B1" w:rsidRDefault="00DF36B1">
      <w:pPr>
        <w:rPr>
          <w:ins w:id="345" w:author="Rodriguez, Mirna" w:date="2017-12-06T09:05:00Z"/>
          <w:b/>
          <w:u w:val="single"/>
        </w:rPr>
      </w:pPr>
    </w:p>
    <w:p w14:paraId="4910F9A4" w14:textId="77777777" w:rsidR="00CC7E77" w:rsidRDefault="009B159C">
      <w:pPr>
        <w:rPr>
          <w:b/>
          <w:u w:val="single"/>
        </w:rPr>
      </w:pPr>
      <w:r>
        <w:rPr>
          <w:b/>
          <w:u w:val="single"/>
        </w:rPr>
        <w:t xml:space="preserve">Death </w:t>
      </w:r>
      <w:del w:id="346" w:author="Rodriguez, Mirna" w:date="2017-12-06T09:06:00Z">
        <w:r w:rsidDel="00DF36B1">
          <w:rPr>
            <w:b/>
            <w:u w:val="single"/>
          </w:rPr>
          <w:delText>By</w:delText>
        </w:r>
      </w:del>
      <w:ins w:id="347" w:author="Rodriguez, Mirna" w:date="2017-12-06T09:06:00Z">
        <w:r w:rsidR="00DF36B1">
          <w:rPr>
            <w:b/>
            <w:u w:val="single"/>
          </w:rPr>
          <w:t>by</w:t>
        </w:r>
      </w:ins>
      <w:r>
        <w:rPr>
          <w:b/>
          <w:u w:val="single"/>
        </w:rPr>
        <w:t xml:space="preserve"> Poison</w:t>
      </w:r>
    </w:p>
    <w:p w14:paraId="2B45E305" w14:textId="77777777" w:rsidR="00CC7E77" w:rsidRDefault="009B159C">
      <w:pPr>
        <w:rPr>
          <w:b/>
          <w:u w:val="single"/>
        </w:rPr>
      </w:pPr>
      <w:r>
        <w:rPr>
          <w:noProof/>
          <w:lang w:val="en-US"/>
        </w:rPr>
        <w:drawing>
          <wp:anchor distT="0" distB="0" distL="0" distR="0" simplePos="0" relativeHeight="251661312" behindDoc="0" locked="0" layoutInCell="1" hidden="0" allowOverlap="1" wp14:anchorId="71C0BDBB" wp14:editId="0A3BB0CA">
            <wp:simplePos x="0" y="0"/>
            <wp:positionH relativeFrom="margin">
              <wp:posOffset>-771524</wp:posOffset>
            </wp:positionH>
            <wp:positionV relativeFrom="paragraph">
              <wp:posOffset>28575</wp:posOffset>
            </wp:positionV>
            <wp:extent cx="4748213" cy="2101220"/>
            <wp:effectExtent l="0" t="0" r="0" b="0"/>
            <wp:wrapSquare wrapText="bothSides" distT="0" distB="0" distL="0" distR="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0"/>
                    <a:srcRect/>
                    <a:stretch>
                      <a:fillRect/>
                    </a:stretch>
                  </pic:blipFill>
                  <pic:spPr>
                    <a:xfrm>
                      <a:off x="0" y="0"/>
                      <a:ext cx="4748213" cy="2101220"/>
                    </a:xfrm>
                    <a:prstGeom prst="rect">
                      <a:avLst/>
                    </a:prstGeom>
                    <a:ln/>
                  </pic:spPr>
                </pic:pic>
              </a:graphicData>
            </a:graphic>
          </wp:anchor>
        </w:drawing>
      </w:r>
    </w:p>
    <w:p w14:paraId="3322F382" w14:textId="77777777" w:rsidR="00CC7E77" w:rsidRDefault="00CC7E77"/>
    <w:p w14:paraId="5EE4A102" w14:textId="77777777" w:rsidR="00CC7E77" w:rsidRDefault="00CC7E77"/>
    <w:p w14:paraId="0401C151" w14:textId="77777777" w:rsidR="00DF36B1" w:rsidRDefault="00DF36B1">
      <w:pPr>
        <w:rPr>
          <w:ins w:id="348" w:author="Rodriguez, Mirna" w:date="2017-12-06T09:05:00Z"/>
        </w:rPr>
      </w:pPr>
    </w:p>
    <w:p w14:paraId="5261F001" w14:textId="77777777" w:rsidR="00DF36B1" w:rsidRDefault="00DF36B1">
      <w:pPr>
        <w:rPr>
          <w:ins w:id="349" w:author="Rodriguez, Mirna" w:date="2017-12-06T09:05:00Z"/>
        </w:rPr>
      </w:pPr>
    </w:p>
    <w:p w14:paraId="12413D51" w14:textId="77777777" w:rsidR="00DF36B1" w:rsidRDefault="00DF36B1">
      <w:pPr>
        <w:rPr>
          <w:ins w:id="350" w:author="Rodriguez, Mirna" w:date="2017-12-06T09:05:00Z"/>
        </w:rPr>
      </w:pPr>
    </w:p>
    <w:p w14:paraId="6BDA15EE" w14:textId="77777777" w:rsidR="00DF36B1" w:rsidRDefault="00DF36B1">
      <w:pPr>
        <w:rPr>
          <w:ins w:id="351" w:author="Rodriguez, Mirna" w:date="2017-12-06T09:05:00Z"/>
        </w:rPr>
      </w:pPr>
    </w:p>
    <w:p w14:paraId="28882C92" w14:textId="77777777" w:rsidR="00DF36B1" w:rsidRDefault="00DF36B1">
      <w:pPr>
        <w:rPr>
          <w:ins w:id="352" w:author="Rodriguez, Mirna" w:date="2017-12-06T09:05:00Z"/>
        </w:rPr>
      </w:pPr>
    </w:p>
    <w:p w14:paraId="0B22A01A" w14:textId="77777777" w:rsidR="00DF36B1" w:rsidRDefault="00DF36B1">
      <w:pPr>
        <w:rPr>
          <w:ins w:id="353" w:author="Rodriguez, Mirna" w:date="2017-12-06T09:05:00Z"/>
        </w:rPr>
      </w:pPr>
    </w:p>
    <w:p w14:paraId="4A64CEBA" w14:textId="77777777" w:rsidR="00DF36B1" w:rsidRDefault="00DF36B1">
      <w:pPr>
        <w:rPr>
          <w:ins w:id="354" w:author="Rodriguez, Mirna" w:date="2017-12-06T09:05:00Z"/>
        </w:rPr>
      </w:pPr>
    </w:p>
    <w:p w14:paraId="185B81C6" w14:textId="77777777" w:rsidR="00DF36B1" w:rsidRDefault="00DF36B1">
      <w:pPr>
        <w:rPr>
          <w:ins w:id="355" w:author="Rodriguez, Mirna" w:date="2017-12-06T09:05:00Z"/>
        </w:rPr>
      </w:pPr>
    </w:p>
    <w:p w14:paraId="098E585B" w14:textId="77777777" w:rsidR="00DF36B1" w:rsidRDefault="00DF36B1">
      <w:pPr>
        <w:rPr>
          <w:ins w:id="356" w:author="Rodriguez, Mirna" w:date="2017-12-06T09:05:00Z"/>
        </w:rPr>
      </w:pPr>
    </w:p>
    <w:p w14:paraId="34E06337" w14:textId="77777777" w:rsidR="00DF36B1" w:rsidRDefault="00DF36B1">
      <w:pPr>
        <w:rPr>
          <w:ins w:id="357" w:author="Rodriguez, Mirna" w:date="2017-12-06T09:05:00Z"/>
        </w:rPr>
      </w:pPr>
    </w:p>
    <w:p w14:paraId="1F4B0BC0" w14:textId="77777777" w:rsidR="00CC7E77" w:rsidDel="00DF36B1" w:rsidRDefault="009B159C">
      <w:pPr>
        <w:rPr>
          <w:del w:id="358" w:author="Rodriguez, Mirna" w:date="2017-12-06T09:05:00Z"/>
        </w:rPr>
      </w:pPr>
      <w:r>
        <w:t>Internationally, death by poison is relatively flat but if we look at the top 5 we get Russia, United States, Ukraine, Kazakhstan and Belarus.</w:t>
      </w:r>
      <w:ins w:id="359" w:author="Rodriguez, Mirna" w:date="2017-12-06T09:05:00Z">
        <w:r w:rsidR="00DF36B1">
          <w:t xml:space="preserve"> </w:t>
        </w:r>
      </w:ins>
    </w:p>
    <w:p w14:paraId="1D0E8544" w14:textId="77777777" w:rsidR="00CC7E77" w:rsidDel="00DF36B1" w:rsidRDefault="00CC7E77">
      <w:pPr>
        <w:rPr>
          <w:del w:id="360" w:author="Rodriguez, Mirna" w:date="2017-12-06T09:05:00Z"/>
        </w:rPr>
      </w:pPr>
    </w:p>
    <w:p w14:paraId="511B443D" w14:textId="77777777" w:rsidR="00CC7E77" w:rsidDel="00DF36B1" w:rsidRDefault="00CC7E77">
      <w:pPr>
        <w:ind w:firstLine="720"/>
        <w:rPr>
          <w:del w:id="361" w:author="Rodriguez, Mirna" w:date="2017-12-06T09:05:00Z"/>
        </w:rPr>
      </w:pPr>
    </w:p>
    <w:p w14:paraId="1E15BD64" w14:textId="77777777" w:rsidR="00CC7E77" w:rsidRDefault="00CC7E77">
      <w:pPr>
        <w:ind w:firstLine="720"/>
      </w:pPr>
    </w:p>
    <w:p w14:paraId="430F6804" w14:textId="77777777" w:rsidR="00CC7E77" w:rsidRDefault="00CC7E77">
      <w:pPr>
        <w:ind w:firstLine="720"/>
      </w:pPr>
    </w:p>
    <w:p w14:paraId="41162E41" w14:textId="77777777" w:rsidR="00CC7E77" w:rsidRDefault="009B159C">
      <w:pPr>
        <w:ind w:firstLine="720"/>
      </w:pPr>
      <w:r>
        <w:t>Doing some research on the Russian Federation, it would appear the majority of the</w:t>
      </w:r>
      <w:ins w:id="362" w:author="Rodriguez, Mirna" w:date="2017-12-06T09:06:00Z">
        <w:r w:rsidR="00DF36B1">
          <w:t>se</w:t>
        </w:r>
      </w:ins>
      <w:r>
        <w:t xml:space="preserve"> poison deaths are due to alcoholism. There is one thing </w:t>
      </w:r>
      <w:del w:id="363" w:author="Rodriguez, Mirna" w:date="2017-12-06T09:06:00Z">
        <w:r w:rsidDel="00DF36B1">
          <w:delText>i</w:delText>
        </w:r>
      </w:del>
      <w:ins w:id="364" w:author="Rodriguez, Mirna" w:date="2017-12-06T09:06:00Z">
        <w:r w:rsidR="00DF36B1">
          <w:t>I</w:t>
        </w:r>
      </w:ins>
      <w:r>
        <w:t xml:space="preserve"> noted from Russia’s death patterns, they all appear to follow the same general </w:t>
      </w:r>
      <w:del w:id="365" w:author="Rodriguez, Mirna" w:date="2017-12-06T09:07:00Z">
        <w:r w:rsidDel="00DF36B1">
          <w:delText>patterns</w:delText>
        </w:r>
      </w:del>
      <w:ins w:id="366" w:author="Rodriguez, Mirna" w:date="2017-12-06T09:07:00Z">
        <w:r w:rsidR="00DF36B1">
          <w:t>trend</w:t>
        </w:r>
      </w:ins>
      <w:r>
        <w:t xml:space="preserve">. </w:t>
      </w:r>
      <w:ins w:id="367" w:author="Rodriguez, Mirna" w:date="2017-12-06T09:07:00Z">
        <w:r w:rsidR="00DF36B1">
          <w:t xml:space="preserve">When </w:t>
        </w:r>
      </w:ins>
      <w:r>
        <w:t xml:space="preserve">I looked </w:t>
      </w:r>
      <w:del w:id="368" w:author="Rodriguez, Mirna" w:date="2017-12-06T09:07:00Z">
        <w:r w:rsidDel="00DF36B1">
          <w:delText xml:space="preserve">for </w:delText>
        </w:r>
      </w:del>
      <w:ins w:id="369" w:author="Rodriguez, Mirna" w:date="2017-12-06T09:07:00Z">
        <w:r w:rsidR="00DF36B1">
          <w:t xml:space="preserve">at </w:t>
        </w:r>
      </w:ins>
      <w:r>
        <w:t xml:space="preserve">historical events </w:t>
      </w:r>
      <w:del w:id="370" w:author="Rodriguez, Mirna" w:date="2017-12-06T09:07:00Z">
        <w:r w:rsidDel="00DF36B1">
          <w:delText xml:space="preserve">happening </w:delText>
        </w:r>
      </w:del>
      <w:r>
        <w:t xml:space="preserve">in Russia </w:t>
      </w:r>
      <w:del w:id="371" w:author="Rodriguez, Mirna" w:date="2017-12-06T09:07:00Z">
        <w:r w:rsidDel="00DF36B1">
          <w:delText xml:space="preserve">when </w:delText>
        </w:r>
      </w:del>
      <w:ins w:id="372" w:author="Rodriguez, Mirna" w:date="2017-12-06T09:07:00Z">
        <w:r w:rsidR="00DF36B1">
          <w:t xml:space="preserve">as </w:t>
        </w:r>
      </w:ins>
      <w:r>
        <w:t>the graph starts to change direction</w:t>
      </w:r>
      <w:ins w:id="373" w:author="Rodriguez, Mirna" w:date="2017-12-06T09:07:00Z">
        <w:r w:rsidR="00DF36B1">
          <w:t>,</w:t>
        </w:r>
      </w:ins>
      <w:r>
        <w:t xml:space="preserve"> </w:t>
      </w:r>
      <w:del w:id="374" w:author="Rodriguez, Mirna" w:date="2017-12-06T09:07:00Z">
        <w:r w:rsidDel="00DF36B1">
          <w:delText>i</w:delText>
        </w:r>
      </w:del>
      <w:ins w:id="375" w:author="Rodriguez, Mirna" w:date="2017-12-06T09:07:00Z">
        <w:r w:rsidR="00DF36B1">
          <w:t>I</w:t>
        </w:r>
      </w:ins>
      <w:r>
        <w:t xml:space="preserve"> found these major occurrences:</w:t>
      </w:r>
    </w:p>
    <w:p w14:paraId="0AF9546D" w14:textId="77777777" w:rsidR="00CC7E77" w:rsidRDefault="00CC7E77"/>
    <w:p w14:paraId="1A2880CA" w14:textId="77777777" w:rsidR="00CC7E77" w:rsidRDefault="009B159C">
      <w:pPr>
        <w:numPr>
          <w:ilvl w:val="0"/>
          <w:numId w:val="1"/>
        </w:numPr>
        <w:contextualSpacing/>
      </w:pPr>
      <w:r>
        <w:t>1985 - Mikhail Gorbachev increased controls on alcohol in 1985 (alcohol deaths decrease)</w:t>
      </w:r>
    </w:p>
    <w:p w14:paraId="1EE178C9" w14:textId="77777777" w:rsidR="00CC7E77" w:rsidRDefault="009B159C">
      <w:pPr>
        <w:numPr>
          <w:ilvl w:val="0"/>
          <w:numId w:val="1"/>
        </w:numPr>
        <w:contextualSpacing/>
      </w:pPr>
      <w:r>
        <w:t>1992 - The fall of the Soviet Union. (alcohol deaths begin to increase)</w:t>
      </w:r>
    </w:p>
    <w:p w14:paraId="4AE381B9" w14:textId="77777777" w:rsidR="00CC7E77" w:rsidRDefault="009B159C">
      <w:pPr>
        <w:numPr>
          <w:ilvl w:val="0"/>
          <w:numId w:val="1"/>
        </w:numPr>
        <w:contextualSpacing/>
      </w:pPr>
      <w:r>
        <w:t>1998 - Russian financial currency crisis. (alcohol related deaths begin to increase)</w:t>
      </w:r>
    </w:p>
    <w:p w14:paraId="14F473B8" w14:textId="77777777" w:rsidR="00CC7E77" w:rsidRDefault="009B159C">
      <w:pPr>
        <w:numPr>
          <w:ilvl w:val="0"/>
          <w:numId w:val="1"/>
        </w:numPr>
        <w:contextualSpacing/>
      </w:pPr>
      <w:r>
        <w:t>2006 - a new alcohol stamp allowing to identify every bottle sold in Russia through a centralized data system (alcohol related deaths drop off)</w:t>
      </w:r>
    </w:p>
    <w:p w14:paraId="010827B3" w14:textId="77777777" w:rsidR="00CC7E77" w:rsidRDefault="00CC7E77"/>
    <w:p w14:paraId="30E7A6F0" w14:textId="77777777" w:rsidR="00CC7E77" w:rsidRDefault="009B159C">
      <w:r>
        <w:tab/>
        <w:t xml:space="preserve">The United States also appears to be trending upwards in comparison to the international trend and the rest of the top 5 which are all trending downwards. Looking more closely I was able to find that the US has been having problems with substance abuse. If I focus on Opioids, which have been on the news recently, it appears to follow the same trends as the overall poisoning trending. </w:t>
      </w:r>
    </w:p>
    <w:p w14:paraId="41FC25C5" w14:textId="77777777" w:rsidR="00CC7E77" w:rsidRDefault="009B159C">
      <w:r>
        <w:rPr>
          <w:noProof/>
          <w:lang w:val="en-US"/>
        </w:rPr>
        <w:drawing>
          <wp:inline distT="114300" distB="114300" distL="114300" distR="114300" wp14:anchorId="2EF9E09E" wp14:editId="432ADFD2">
            <wp:extent cx="3795713" cy="1657350"/>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1"/>
                    <a:srcRect/>
                    <a:stretch>
                      <a:fillRect/>
                    </a:stretch>
                  </pic:blipFill>
                  <pic:spPr>
                    <a:xfrm>
                      <a:off x="0" y="0"/>
                      <a:ext cx="3795713" cy="1657350"/>
                    </a:xfrm>
                    <a:prstGeom prst="rect">
                      <a:avLst/>
                    </a:prstGeom>
                    <a:ln/>
                  </pic:spPr>
                </pic:pic>
              </a:graphicData>
            </a:graphic>
          </wp:inline>
        </w:drawing>
      </w:r>
    </w:p>
    <w:p w14:paraId="0141E115" w14:textId="77777777" w:rsidR="00CC7E77" w:rsidRDefault="009B159C">
      <w:pPr>
        <w:rPr>
          <w:sz w:val="16"/>
          <w:szCs w:val="16"/>
        </w:rPr>
      </w:pPr>
      <w:r>
        <w:rPr>
          <w:sz w:val="16"/>
          <w:szCs w:val="16"/>
        </w:rPr>
        <w:lastRenderedPageBreak/>
        <w:t xml:space="preserve">Graph Source: </w:t>
      </w:r>
      <w:hyperlink r:id="rId32">
        <w:r>
          <w:rPr>
            <w:color w:val="1155CC"/>
            <w:sz w:val="16"/>
            <w:szCs w:val="16"/>
            <w:u w:val="single"/>
          </w:rPr>
          <w:t>https://www.cfr.org/backgrounder/us-opioid-epidemic</w:t>
        </w:r>
      </w:hyperlink>
    </w:p>
    <w:p w14:paraId="57648AA4" w14:textId="77777777" w:rsidR="00CC7E77" w:rsidRDefault="00CC7E77">
      <w:pPr>
        <w:rPr>
          <w:b/>
          <w:u w:val="single"/>
        </w:rPr>
      </w:pPr>
    </w:p>
    <w:p w14:paraId="47278F45" w14:textId="77777777" w:rsidR="00CC7E77" w:rsidRDefault="009B159C">
      <w:pPr>
        <w:rPr>
          <w:ins w:id="376" w:author="Rodriguez, Mirna" w:date="2017-12-06T09:23:00Z"/>
          <w:b/>
          <w:u w:val="single"/>
        </w:rPr>
      </w:pPr>
      <w:r>
        <w:rPr>
          <w:b/>
          <w:u w:val="single"/>
        </w:rPr>
        <w:t xml:space="preserve">Death </w:t>
      </w:r>
      <w:del w:id="377" w:author="Rodriguez, Mirna" w:date="2017-12-06T09:23:00Z">
        <w:r w:rsidDel="009B159C">
          <w:rPr>
            <w:b/>
            <w:u w:val="single"/>
          </w:rPr>
          <w:delText>By</w:delText>
        </w:r>
      </w:del>
      <w:ins w:id="378" w:author="Rodriguez, Mirna" w:date="2017-12-06T09:23:00Z">
        <w:r>
          <w:rPr>
            <w:b/>
            <w:u w:val="single"/>
          </w:rPr>
          <w:t>by</w:t>
        </w:r>
      </w:ins>
      <w:r>
        <w:rPr>
          <w:b/>
          <w:u w:val="single"/>
        </w:rPr>
        <w:t xml:space="preserve"> Drowning</w:t>
      </w:r>
    </w:p>
    <w:p w14:paraId="53B01944" w14:textId="77777777" w:rsidR="009B159C" w:rsidRDefault="009B159C">
      <w:pPr>
        <w:rPr>
          <w:b/>
          <w:u w:val="single"/>
        </w:rPr>
      </w:pPr>
    </w:p>
    <w:p w14:paraId="25C61F52" w14:textId="77777777" w:rsidR="00CC7E77" w:rsidRDefault="009B159C">
      <w:pPr>
        <w:ind w:firstLine="720"/>
      </w:pPr>
      <w:r>
        <w:t>The top countries with the top Drownings by total amount are Russia, Brazil, Japan, Ukraine and USA.</w:t>
      </w:r>
    </w:p>
    <w:p w14:paraId="3CAC498E" w14:textId="77777777" w:rsidR="00CC7E77" w:rsidRDefault="009B159C">
      <w:pPr>
        <w:rPr>
          <w:b/>
          <w:u w:val="single"/>
        </w:rPr>
      </w:pPr>
      <w:r>
        <w:rPr>
          <w:noProof/>
          <w:lang w:val="en-US"/>
        </w:rPr>
        <w:drawing>
          <wp:anchor distT="0" distB="0" distL="0" distR="0" simplePos="0" relativeHeight="251662336" behindDoc="0" locked="0" layoutInCell="1" hidden="0" allowOverlap="1" wp14:anchorId="5ED94DA2" wp14:editId="51843198">
            <wp:simplePos x="0" y="0"/>
            <wp:positionH relativeFrom="margin">
              <wp:posOffset>19050</wp:posOffset>
            </wp:positionH>
            <wp:positionV relativeFrom="paragraph">
              <wp:posOffset>19050</wp:posOffset>
            </wp:positionV>
            <wp:extent cx="4538367" cy="1957388"/>
            <wp:effectExtent l="0" t="0" r="0" b="0"/>
            <wp:wrapSquare wrapText="bothSides" distT="0" distB="0" distL="0" distR="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3"/>
                    <a:srcRect/>
                    <a:stretch>
                      <a:fillRect/>
                    </a:stretch>
                  </pic:blipFill>
                  <pic:spPr>
                    <a:xfrm>
                      <a:off x="0" y="0"/>
                      <a:ext cx="4538367" cy="1957388"/>
                    </a:xfrm>
                    <a:prstGeom prst="rect">
                      <a:avLst/>
                    </a:prstGeom>
                    <a:ln/>
                  </pic:spPr>
                </pic:pic>
              </a:graphicData>
            </a:graphic>
          </wp:anchor>
        </w:drawing>
      </w:r>
    </w:p>
    <w:p w14:paraId="388EB257" w14:textId="77777777" w:rsidR="009B159C" w:rsidRDefault="009B159C">
      <w:pPr>
        <w:ind w:firstLine="720"/>
        <w:rPr>
          <w:ins w:id="379" w:author="Rodriguez, Mirna" w:date="2017-12-06T09:23:00Z"/>
        </w:rPr>
      </w:pPr>
    </w:p>
    <w:p w14:paraId="555C80B5" w14:textId="77777777" w:rsidR="009B159C" w:rsidRDefault="009B159C">
      <w:pPr>
        <w:ind w:firstLine="720"/>
        <w:rPr>
          <w:ins w:id="380" w:author="Rodriguez, Mirna" w:date="2017-12-06T09:23:00Z"/>
        </w:rPr>
      </w:pPr>
    </w:p>
    <w:p w14:paraId="58C27612" w14:textId="77777777" w:rsidR="009B159C" w:rsidRDefault="009B159C">
      <w:pPr>
        <w:ind w:firstLine="720"/>
        <w:rPr>
          <w:ins w:id="381" w:author="Rodriguez, Mirna" w:date="2017-12-06T09:23:00Z"/>
        </w:rPr>
      </w:pPr>
    </w:p>
    <w:p w14:paraId="373873F8" w14:textId="77777777" w:rsidR="009B159C" w:rsidRDefault="009B159C">
      <w:pPr>
        <w:ind w:firstLine="720"/>
        <w:rPr>
          <w:ins w:id="382" w:author="Rodriguez, Mirna" w:date="2017-12-06T09:23:00Z"/>
        </w:rPr>
      </w:pPr>
    </w:p>
    <w:p w14:paraId="0BC5CC5C" w14:textId="77777777" w:rsidR="009B159C" w:rsidRDefault="009B159C">
      <w:pPr>
        <w:ind w:firstLine="720"/>
        <w:rPr>
          <w:ins w:id="383" w:author="Rodriguez, Mirna" w:date="2017-12-06T09:23:00Z"/>
        </w:rPr>
      </w:pPr>
    </w:p>
    <w:p w14:paraId="3E3DA20A" w14:textId="77777777" w:rsidR="009B159C" w:rsidRDefault="009B159C">
      <w:pPr>
        <w:ind w:firstLine="720"/>
        <w:rPr>
          <w:ins w:id="384" w:author="Rodriguez, Mirna" w:date="2017-12-06T09:23:00Z"/>
        </w:rPr>
      </w:pPr>
    </w:p>
    <w:p w14:paraId="5D7E3173" w14:textId="77777777" w:rsidR="009B159C" w:rsidRDefault="009B159C">
      <w:pPr>
        <w:ind w:firstLine="720"/>
        <w:rPr>
          <w:ins w:id="385" w:author="Rodriguez, Mirna" w:date="2017-12-06T09:23:00Z"/>
        </w:rPr>
      </w:pPr>
    </w:p>
    <w:p w14:paraId="4D3BDE1F" w14:textId="77777777" w:rsidR="009B159C" w:rsidRDefault="009B159C">
      <w:pPr>
        <w:ind w:firstLine="720"/>
        <w:rPr>
          <w:ins w:id="386" w:author="Rodriguez, Mirna" w:date="2017-12-06T09:23:00Z"/>
        </w:rPr>
      </w:pPr>
    </w:p>
    <w:p w14:paraId="0CC520D5" w14:textId="77777777" w:rsidR="009B159C" w:rsidRDefault="009B159C">
      <w:pPr>
        <w:ind w:firstLine="720"/>
        <w:rPr>
          <w:ins w:id="387" w:author="Rodriguez, Mirna" w:date="2017-12-06T09:23:00Z"/>
        </w:rPr>
      </w:pPr>
    </w:p>
    <w:p w14:paraId="01894F7E" w14:textId="77777777" w:rsidR="009B159C" w:rsidRDefault="009B159C">
      <w:pPr>
        <w:ind w:firstLine="720"/>
        <w:rPr>
          <w:ins w:id="388" w:author="Rodriguez, Mirna" w:date="2017-12-06T09:23:00Z"/>
        </w:rPr>
      </w:pPr>
    </w:p>
    <w:p w14:paraId="0BBB4C86" w14:textId="77777777" w:rsidR="009B159C" w:rsidRDefault="009B159C">
      <w:pPr>
        <w:ind w:firstLine="720"/>
        <w:rPr>
          <w:ins w:id="389" w:author="Rodriguez, Mirna" w:date="2017-12-06T09:23:00Z"/>
        </w:rPr>
      </w:pPr>
    </w:p>
    <w:p w14:paraId="2B73698E" w14:textId="77777777" w:rsidR="00CC7E77" w:rsidRDefault="009B159C">
      <w:pPr>
        <w:ind w:firstLine="720"/>
      </w:pPr>
      <w:r>
        <w:t>Most drowning incidents within the top 5 countries is trending relatively flat (so reducing based on overall population) except in Russia.</w:t>
      </w:r>
    </w:p>
    <w:p w14:paraId="05A52666" w14:textId="77777777" w:rsidR="00CC7E77" w:rsidRDefault="009B159C">
      <w:pPr>
        <w:ind w:firstLine="720"/>
        <w:rPr>
          <w:ins w:id="390" w:author="Rodriguez, Mirna" w:date="2017-12-06T09:23:00Z"/>
        </w:rPr>
      </w:pPr>
      <w:r>
        <w:t>In doing some research it would appear that these deaths are tied to the consumption of alcohol during the activity of swimming. The pattern spikes in the same way as all the other Russian trends but with more “noise”.</w:t>
      </w:r>
    </w:p>
    <w:p w14:paraId="2BBEBC8F" w14:textId="77777777" w:rsidR="009B159C" w:rsidRDefault="009B159C">
      <w:pPr>
        <w:ind w:firstLine="720"/>
      </w:pPr>
    </w:p>
    <w:p w14:paraId="4F547D32" w14:textId="77777777" w:rsidR="00CC7E77" w:rsidRDefault="009B159C">
      <w:pPr>
        <w:ind w:firstLine="720"/>
        <w:rPr>
          <w:ins w:id="391" w:author="Rodriguez, Mirna" w:date="2017-12-06T09:23:00Z"/>
        </w:rPr>
      </w:pPr>
      <w:r>
        <w:t xml:space="preserve">There appears to be a second factor affecting the trend, weather. There have been issues with drought which have also caused the Russian populace to increase swimming as a recreational activity. </w:t>
      </w:r>
    </w:p>
    <w:p w14:paraId="7753D50B" w14:textId="77777777" w:rsidR="009B159C" w:rsidRDefault="009B159C">
      <w:pPr>
        <w:ind w:firstLine="720"/>
      </w:pPr>
    </w:p>
    <w:p w14:paraId="6621027A" w14:textId="77777777" w:rsidR="00CC7E77" w:rsidRDefault="009B159C">
      <w:pPr>
        <w:ind w:firstLine="720"/>
      </w:pPr>
      <w:r>
        <w:t xml:space="preserve">The following chart is the trending of precipitation levels from </w:t>
      </w:r>
      <w:del w:id="392" w:author="Rodriguez, Mirna" w:date="2017-12-06T09:24:00Z">
        <w:r w:rsidDel="009B159C">
          <w:delText>1985  to</w:delText>
        </w:r>
      </w:del>
      <w:ins w:id="393" w:author="Rodriguez, Mirna" w:date="2017-12-06T09:24:00Z">
        <w:r>
          <w:t>1985 to</w:t>
        </w:r>
      </w:ins>
      <w:r>
        <w:t xml:space="preserve"> 2010.  </w:t>
      </w:r>
      <w:r>
        <w:rPr>
          <w:noProof/>
          <w:lang w:val="en-US"/>
        </w:rPr>
        <w:drawing>
          <wp:anchor distT="0" distB="0" distL="0" distR="0" simplePos="0" relativeHeight="251663360" behindDoc="0" locked="0" layoutInCell="1" hidden="0" allowOverlap="1" wp14:anchorId="576F63B7" wp14:editId="675158F7">
            <wp:simplePos x="0" y="0"/>
            <wp:positionH relativeFrom="margin">
              <wp:posOffset>19050</wp:posOffset>
            </wp:positionH>
            <wp:positionV relativeFrom="paragraph">
              <wp:posOffset>209550</wp:posOffset>
            </wp:positionV>
            <wp:extent cx="4271963" cy="1937136"/>
            <wp:effectExtent l="0" t="0" r="0" b="0"/>
            <wp:wrapSquare wrapText="bothSides" distT="0" distB="0" distL="0" distR="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4"/>
                    <a:srcRect/>
                    <a:stretch>
                      <a:fillRect/>
                    </a:stretch>
                  </pic:blipFill>
                  <pic:spPr>
                    <a:xfrm>
                      <a:off x="0" y="0"/>
                      <a:ext cx="4271963" cy="1937136"/>
                    </a:xfrm>
                    <a:prstGeom prst="rect">
                      <a:avLst/>
                    </a:prstGeom>
                    <a:ln/>
                  </pic:spPr>
                </pic:pic>
              </a:graphicData>
            </a:graphic>
          </wp:anchor>
        </w:drawing>
      </w:r>
    </w:p>
    <w:p w14:paraId="1B68E959" w14:textId="77777777" w:rsidR="00CC7E77" w:rsidRDefault="00CC7E77">
      <w:pPr>
        <w:ind w:firstLine="720"/>
      </w:pPr>
    </w:p>
    <w:p w14:paraId="22CCCBCF" w14:textId="77777777" w:rsidR="00CC7E77" w:rsidRDefault="00CC7E77">
      <w:pPr>
        <w:ind w:firstLine="720"/>
      </w:pPr>
    </w:p>
    <w:p w14:paraId="25B37AD3" w14:textId="77777777" w:rsidR="00CC7E77" w:rsidRDefault="00CC7E77">
      <w:pPr>
        <w:ind w:firstLine="720"/>
      </w:pPr>
    </w:p>
    <w:p w14:paraId="717BB416" w14:textId="77777777" w:rsidR="009B159C" w:rsidRDefault="009B159C">
      <w:pPr>
        <w:ind w:firstLine="720"/>
        <w:rPr>
          <w:ins w:id="394" w:author="Rodriguez, Mirna" w:date="2017-12-06T09:24:00Z"/>
        </w:rPr>
      </w:pPr>
    </w:p>
    <w:p w14:paraId="31B89C1D" w14:textId="77777777" w:rsidR="009B159C" w:rsidRDefault="009B159C">
      <w:pPr>
        <w:ind w:firstLine="720"/>
        <w:rPr>
          <w:ins w:id="395" w:author="Rodriguez, Mirna" w:date="2017-12-06T09:24:00Z"/>
        </w:rPr>
      </w:pPr>
    </w:p>
    <w:p w14:paraId="1249E293" w14:textId="77777777" w:rsidR="009B159C" w:rsidRDefault="009B159C">
      <w:pPr>
        <w:ind w:firstLine="720"/>
        <w:rPr>
          <w:ins w:id="396" w:author="Rodriguez, Mirna" w:date="2017-12-06T09:24:00Z"/>
        </w:rPr>
      </w:pPr>
    </w:p>
    <w:p w14:paraId="3785D34E" w14:textId="77777777" w:rsidR="009B159C" w:rsidRDefault="009B159C">
      <w:pPr>
        <w:ind w:firstLine="720"/>
        <w:rPr>
          <w:ins w:id="397" w:author="Rodriguez, Mirna" w:date="2017-12-06T09:24:00Z"/>
        </w:rPr>
      </w:pPr>
    </w:p>
    <w:p w14:paraId="24083021" w14:textId="77777777" w:rsidR="009B159C" w:rsidRDefault="009B159C">
      <w:pPr>
        <w:ind w:firstLine="720"/>
        <w:rPr>
          <w:ins w:id="398" w:author="Rodriguez, Mirna" w:date="2017-12-06T09:24:00Z"/>
        </w:rPr>
      </w:pPr>
    </w:p>
    <w:p w14:paraId="692B1ED4" w14:textId="77777777" w:rsidR="009B159C" w:rsidRDefault="009B159C">
      <w:pPr>
        <w:ind w:firstLine="720"/>
        <w:rPr>
          <w:ins w:id="399" w:author="Rodriguez, Mirna" w:date="2017-12-06T09:24:00Z"/>
        </w:rPr>
      </w:pPr>
    </w:p>
    <w:p w14:paraId="364A97BD" w14:textId="77777777" w:rsidR="009B159C" w:rsidRDefault="009B159C">
      <w:pPr>
        <w:ind w:firstLine="720"/>
        <w:rPr>
          <w:ins w:id="400" w:author="Rodriguez, Mirna" w:date="2017-12-06T09:24:00Z"/>
        </w:rPr>
      </w:pPr>
    </w:p>
    <w:p w14:paraId="66ABF6A3" w14:textId="77777777" w:rsidR="009B159C" w:rsidRDefault="009B159C">
      <w:pPr>
        <w:ind w:firstLine="720"/>
        <w:rPr>
          <w:ins w:id="401" w:author="Rodriguez, Mirna" w:date="2017-12-06T09:24:00Z"/>
        </w:rPr>
      </w:pPr>
    </w:p>
    <w:p w14:paraId="6E21C845" w14:textId="77777777" w:rsidR="00CC7E77" w:rsidRDefault="009B159C">
      <w:pPr>
        <w:ind w:firstLine="720"/>
      </w:pPr>
      <w:r>
        <w:t>This hypothesis</w:t>
      </w:r>
      <w:ins w:id="402" w:author="Rodriguez, Mirna" w:date="2017-12-06T09:24:00Z">
        <w:r>
          <w:t>, however,</w:t>
        </w:r>
      </w:ins>
      <w:r>
        <w:t xml:space="preserve"> appears to be inconclusive. </w:t>
      </w:r>
    </w:p>
    <w:p w14:paraId="210CDEFA" w14:textId="77777777" w:rsidR="00CC7E77" w:rsidRDefault="00CC7E77">
      <w:pPr>
        <w:ind w:firstLine="720"/>
      </w:pPr>
    </w:p>
    <w:p w14:paraId="05D2E37B" w14:textId="77777777" w:rsidR="00CC7E77" w:rsidRDefault="00CC7E77"/>
    <w:p w14:paraId="066DA42D" w14:textId="77777777" w:rsidR="00CC7E77" w:rsidRDefault="00CC7E77"/>
    <w:p w14:paraId="3740188E" w14:textId="77777777" w:rsidR="00CC7E77" w:rsidDel="009B159C" w:rsidRDefault="00CC7E77">
      <w:pPr>
        <w:rPr>
          <w:del w:id="403" w:author="Rodriguez, Mirna" w:date="2017-12-06T09:24:00Z"/>
          <w:b/>
          <w:u w:val="single"/>
        </w:rPr>
      </w:pPr>
    </w:p>
    <w:p w14:paraId="30FAE0FE" w14:textId="77777777" w:rsidR="00CC7E77" w:rsidDel="009B159C" w:rsidRDefault="00CC7E77">
      <w:pPr>
        <w:rPr>
          <w:del w:id="404" w:author="Rodriguez, Mirna" w:date="2017-12-06T09:24:00Z"/>
          <w:b/>
          <w:u w:val="single"/>
        </w:rPr>
      </w:pPr>
    </w:p>
    <w:p w14:paraId="23964F36" w14:textId="77777777" w:rsidR="00CC7E77" w:rsidDel="009B159C" w:rsidRDefault="00CC7E77">
      <w:pPr>
        <w:rPr>
          <w:del w:id="405" w:author="Rodriguez, Mirna" w:date="2017-12-06T09:24:00Z"/>
          <w:b/>
          <w:u w:val="single"/>
        </w:rPr>
      </w:pPr>
    </w:p>
    <w:p w14:paraId="58698369" w14:textId="77777777" w:rsidR="00CC7E77" w:rsidDel="009B159C" w:rsidRDefault="00CC7E77">
      <w:pPr>
        <w:rPr>
          <w:del w:id="406" w:author="Rodriguez, Mirna" w:date="2017-12-06T09:24:00Z"/>
          <w:b/>
          <w:u w:val="single"/>
        </w:rPr>
      </w:pPr>
    </w:p>
    <w:p w14:paraId="62E34735" w14:textId="77777777" w:rsidR="00CC7E77" w:rsidRDefault="009B159C">
      <w:pPr>
        <w:rPr>
          <w:ins w:id="407" w:author="Rodriguez, Mirna" w:date="2017-12-06T09:24:00Z"/>
          <w:b/>
          <w:u w:val="single"/>
        </w:rPr>
      </w:pPr>
      <w:r>
        <w:rPr>
          <w:b/>
          <w:u w:val="single"/>
        </w:rPr>
        <w:t xml:space="preserve">Death </w:t>
      </w:r>
      <w:del w:id="408" w:author="Rodriguez, Mirna" w:date="2017-12-06T09:24:00Z">
        <w:r w:rsidDel="009B159C">
          <w:rPr>
            <w:b/>
            <w:u w:val="single"/>
          </w:rPr>
          <w:delText>By</w:delText>
        </w:r>
      </w:del>
      <w:ins w:id="409" w:author="Rodriguez, Mirna" w:date="2017-12-06T09:24:00Z">
        <w:r>
          <w:rPr>
            <w:b/>
            <w:u w:val="single"/>
          </w:rPr>
          <w:t>by</w:t>
        </w:r>
      </w:ins>
      <w:r>
        <w:rPr>
          <w:b/>
          <w:u w:val="single"/>
        </w:rPr>
        <w:t xml:space="preserve"> Fire</w:t>
      </w:r>
    </w:p>
    <w:p w14:paraId="442FA3F4" w14:textId="77777777" w:rsidR="009B159C" w:rsidRDefault="009B159C">
      <w:pPr>
        <w:rPr>
          <w:b/>
          <w:u w:val="single"/>
        </w:rPr>
      </w:pPr>
    </w:p>
    <w:p w14:paraId="72B1B076" w14:textId="77777777" w:rsidR="00CC7E77" w:rsidRDefault="009B159C">
      <w:commentRangeStart w:id="410"/>
      <w:commentRangeStart w:id="411"/>
      <w:r>
        <w:t>Russia, United States, Ukraine, Japan and Brazil</w:t>
      </w:r>
      <w:commentRangeEnd w:id="410"/>
      <w:r>
        <w:rPr>
          <w:rStyle w:val="CommentReference"/>
        </w:rPr>
        <w:commentReference w:id="410"/>
      </w:r>
      <w:commentRangeEnd w:id="411"/>
      <w:r w:rsidR="00CC1C08">
        <w:rPr>
          <w:rStyle w:val="CommentReference"/>
        </w:rPr>
        <w:commentReference w:id="411"/>
      </w:r>
    </w:p>
    <w:p w14:paraId="25CBA37E" w14:textId="77777777" w:rsidR="00CC7E77" w:rsidRDefault="009B159C">
      <w:pPr>
        <w:rPr>
          <w:b/>
          <w:u w:val="single"/>
        </w:rPr>
      </w:pPr>
      <w:r>
        <w:rPr>
          <w:b/>
          <w:noProof/>
          <w:u w:val="single"/>
          <w:lang w:val="en-US"/>
        </w:rPr>
        <w:drawing>
          <wp:inline distT="114300" distB="114300" distL="114300" distR="114300" wp14:anchorId="36CEF4BE" wp14:editId="3C8FDDE9">
            <wp:extent cx="5157788" cy="2289595"/>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a:srcRect/>
                    <a:stretch>
                      <a:fillRect/>
                    </a:stretch>
                  </pic:blipFill>
                  <pic:spPr>
                    <a:xfrm>
                      <a:off x="0" y="0"/>
                      <a:ext cx="5157788" cy="2289595"/>
                    </a:xfrm>
                    <a:prstGeom prst="rect">
                      <a:avLst/>
                    </a:prstGeom>
                    <a:ln/>
                  </pic:spPr>
                </pic:pic>
              </a:graphicData>
            </a:graphic>
          </wp:inline>
        </w:drawing>
      </w:r>
    </w:p>
    <w:p w14:paraId="104BDFBC" w14:textId="77777777" w:rsidR="00CC7E77" w:rsidRDefault="00CC7E77">
      <w:pPr>
        <w:rPr>
          <w:b/>
          <w:u w:val="single"/>
        </w:rPr>
      </w:pPr>
    </w:p>
    <w:p w14:paraId="49D2E34C" w14:textId="77777777" w:rsidR="00CC7E77" w:rsidRDefault="00CC7E77">
      <w:pPr>
        <w:rPr>
          <w:b/>
          <w:u w:val="single"/>
        </w:rPr>
      </w:pPr>
    </w:p>
    <w:p w14:paraId="3A66B6B2" w14:textId="77777777" w:rsidR="00CC7E77" w:rsidRDefault="00CC7E77">
      <w:pPr>
        <w:rPr>
          <w:b/>
          <w:u w:val="single"/>
        </w:rPr>
      </w:pPr>
    </w:p>
    <w:p w14:paraId="117BAD93" w14:textId="77777777" w:rsidR="00CC7E77" w:rsidRDefault="00CC7E77">
      <w:pPr>
        <w:rPr>
          <w:b/>
          <w:u w:val="single"/>
        </w:rPr>
      </w:pPr>
    </w:p>
    <w:p w14:paraId="50BE8AE3" w14:textId="77777777" w:rsidR="00CC7E77" w:rsidRDefault="00CC7E77">
      <w:pPr>
        <w:rPr>
          <w:b/>
          <w:u w:val="single"/>
        </w:rPr>
      </w:pPr>
    </w:p>
    <w:p w14:paraId="38E2FFEE" w14:textId="77777777" w:rsidR="00CC7E77" w:rsidRDefault="00CC7E77">
      <w:pPr>
        <w:rPr>
          <w:b/>
          <w:u w:val="single"/>
        </w:rPr>
      </w:pPr>
    </w:p>
    <w:p w14:paraId="778122A7" w14:textId="77777777" w:rsidR="00CC7E77" w:rsidRDefault="00CC7E77">
      <w:pPr>
        <w:rPr>
          <w:b/>
          <w:u w:val="single"/>
        </w:rPr>
      </w:pPr>
    </w:p>
    <w:p w14:paraId="301B4EAA" w14:textId="77777777" w:rsidR="00CC7E77" w:rsidRDefault="00CC7E77">
      <w:pPr>
        <w:rPr>
          <w:b/>
          <w:u w:val="single"/>
        </w:rPr>
      </w:pPr>
    </w:p>
    <w:p w14:paraId="22A59C1D" w14:textId="77777777" w:rsidR="00CC7E77" w:rsidRDefault="00CC7E77">
      <w:pPr>
        <w:rPr>
          <w:b/>
          <w:u w:val="single"/>
        </w:rPr>
      </w:pPr>
    </w:p>
    <w:p w14:paraId="4662BB88" w14:textId="77777777" w:rsidR="00CC7E77" w:rsidRDefault="00CC7E77">
      <w:pPr>
        <w:rPr>
          <w:b/>
          <w:u w:val="single"/>
        </w:rPr>
      </w:pPr>
    </w:p>
    <w:p w14:paraId="54C136AF" w14:textId="77777777" w:rsidR="00CC7E77" w:rsidRDefault="00CC7E77">
      <w:pPr>
        <w:rPr>
          <w:b/>
          <w:u w:val="single"/>
        </w:rPr>
      </w:pPr>
    </w:p>
    <w:p w14:paraId="135BAF18" w14:textId="77777777" w:rsidR="00CC7E77" w:rsidRDefault="00CC7E77">
      <w:pPr>
        <w:rPr>
          <w:b/>
          <w:u w:val="single"/>
        </w:rPr>
      </w:pPr>
    </w:p>
    <w:p w14:paraId="3F58E530" w14:textId="77777777" w:rsidR="00CC7E77" w:rsidRDefault="00CC7E77">
      <w:pPr>
        <w:rPr>
          <w:b/>
          <w:u w:val="single"/>
        </w:rPr>
      </w:pPr>
    </w:p>
    <w:p w14:paraId="505D487D" w14:textId="77777777" w:rsidR="00CC7E77" w:rsidRDefault="00CC7E77">
      <w:pPr>
        <w:rPr>
          <w:b/>
          <w:u w:val="single"/>
        </w:rPr>
      </w:pPr>
    </w:p>
    <w:p w14:paraId="25B2CC63" w14:textId="77777777" w:rsidR="00CC7E77" w:rsidRDefault="00CC7E77">
      <w:pPr>
        <w:rPr>
          <w:b/>
          <w:u w:val="single"/>
        </w:rPr>
      </w:pPr>
    </w:p>
    <w:p w14:paraId="5757B7CC" w14:textId="77777777" w:rsidR="00CC7E77" w:rsidRDefault="00CC7E77">
      <w:pPr>
        <w:rPr>
          <w:b/>
          <w:u w:val="single"/>
        </w:rPr>
      </w:pPr>
    </w:p>
    <w:p w14:paraId="5B32F209" w14:textId="77777777" w:rsidR="00CC7E77" w:rsidRDefault="00CC7E77">
      <w:pPr>
        <w:rPr>
          <w:b/>
          <w:u w:val="single"/>
        </w:rPr>
      </w:pPr>
    </w:p>
    <w:p w14:paraId="4C7C36CF" w14:textId="77777777" w:rsidR="00CC7E77" w:rsidRDefault="00CC7E77">
      <w:pPr>
        <w:rPr>
          <w:b/>
          <w:u w:val="single"/>
        </w:rPr>
      </w:pPr>
    </w:p>
    <w:p w14:paraId="544F807C" w14:textId="77777777" w:rsidR="00CC7E77" w:rsidRDefault="00CC7E77">
      <w:pPr>
        <w:rPr>
          <w:b/>
          <w:u w:val="single"/>
        </w:rPr>
      </w:pPr>
    </w:p>
    <w:p w14:paraId="0900F45C" w14:textId="77777777" w:rsidR="00CC7E77" w:rsidRDefault="00CC7E77">
      <w:pPr>
        <w:rPr>
          <w:b/>
          <w:u w:val="single"/>
        </w:rPr>
      </w:pPr>
    </w:p>
    <w:p w14:paraId="04AB22B3" w14:textId="77777777" w:rsidR="00CC7E77" w:rsidRDefault="00CC7E77">
      <w:pPr>
        <w:rPr>
          <w:b/>
          <w:u w:val="single"/>
        </w:rPr>
      </w:pPr>
    </w:p>
    <w:p w14:paraId="345EE620" w14:textId="77777777" w:rsidR="00CC7E77" w:rsidRDefault="00CC7E77">
      <w:pPr>
        <w:rPr>
          <w:b/>
          <w:u w:val="single"/>
        </w:rPr>
      </w:pPr>
    </w:p>
    <w:p w14:paraId="37AF1CD6" w14:textId="77777777" w:rsidR="00CC7E77" w:rsidRDefault="00CC7E77">
      <w:pPr>
        <w:rPr>
          <w:b/>
          <w:u w:val="single"/>
        </w:rPr>
      </w:pPr>
    </w:p>
    <w:p w14:paraId="53F214F5" w14:textId="77777777" w:rsidR="00CC7E77" w:rsidRDefault="00CC7E77">
      <w:pPr>
        <w:rPr>
          <w:b/>
          <w:u w:val="single"/>
        </w:rPr>
      </w:pPr>
    </w:p>
    <w:p w14:paraId="091AE555" w14:textId="77777777" w:rsidR="00CC7E77" w:rsidRDefault="00CC7E77">
      <w:pPr>
        <w:rPr>
          <w:b/>
          <w:u w:val="single"/>
        </w:rPr>
      </w:pPr>
    </w:p>
    <w:p w14:paraId="67DC97B0" w14:textId="77777777" w:rsidR="00CC7E77" w:rsidRDefault="00CC7E77">
      <w:pPr>
        <w:rPr>
          <w:b/>
          <w:u w:val="single"/>
        </w:rPr>
      </w:pPr>
    </w:p>
    <w:p w14:paraId="14B4226B" w14:textId="77777777" w:rsidR="00CC7E77" w:rsidRDefault="00CC7E77">
      <w:pPr>
        <w:rPr>
          <w:b/>
          <w:u w:val="single"/>
        </w:rPr>
      </w:pPr>
    </w:p>
    <w:p w14:paraId="5D99106D" w14:textId="77777777" w:rsidR="00CC7E77" w:rsidRDefault="00CC7E77">
      <w:pPr>
        <w:rPr>
          <w:b/>
          <w:u w:val="single"/>
        </w:rPr>
      </w:pPr>
    </w:p>
    <w:p w14:paraId="54181038" w14:textId="77777777" w:rsidR="00CC7E77" w:rsidRDefault="009B159C">
      <w:pPr>
        <w:rPr>
          <w:b/>
          <w:u w:val="single"/>
        </w:rPr>
      </w:pPr>
      <w:r>
        <w:rPr>
          <w:b/>
          <w:u w:val="single"/>
        </w:rPr>
        <w:lastRenderedPageBreak/>
        <w:t>Quick look at Home</w:t>
      </w:r>
    </w:p>
    <w:p w14:paraId="3A332064" w14:textId="77777777" w:rsidR="00CC7E77" w:rsidRDefault="00CC7E77">
      <w:pPr>
        <w:ind w:firstLine="720"/>
      </w:pPr>
    </w:p>
    <w:p w14:paraId="566E7352" w14:textId="77777777" w:rsidR="00CC7E77" w:rsidRDefault="009B159C">
      <w:pPr>
        <w:ind w:firstLine="720"/>
      </w:pPr>
      <w:r>
        <w:t>Taking a look at Canada we can see the way we’re trending. (Blue - All, Orange - Male, Green - Female)</w:t>
      </w:r>
    </w:p>
    <w:p w14:paraId="664AE635" w14:textId="77777777" w:rsidR="00CC7E77" w:rsidRDefault="00CC7E77">
      <w:pPr>
        <w:ind w:firstLine="720"/>
      </w:pPr>
    </w:p>
    <w:p w14:paraId="626E5BCA" w14:textId="77777777" w:rsidR="00CC7E77" w:rsidRDefault="009B159C">
      <w:pPr>
        <w:rPr>
          <w:sz w:val="20"/>
          <w:szCs w:val="20"/>
        </w:rPr>
      </w:pPr>
      <w:r>
        <w:rPr>
          <w:u w:val="single"/>
        </w:rPr>
        <w:t>Population:</w:t>
      </w:r>
      <w:r>
        <w:rPr>
          <w:sz w:val="20"/>
          <w:szCs w:val="20"/>
        </w:rPr>
        <w:t xml:space="preserve"> 26 Million 1985 to 34 Million in 2009</w:t>
      </w:r>
    </w:p>
    <w:p w14:paraId="3EC43ABC" w14:textId="77777777" w:rsidR="00CC7E77" w:rsidRDefault="009B159C">
      <w:pPr>
        <w:rPr>
          <w:sz w:val="20"/>
          <w:szCs w:val="20"/>
        </w:rPr>
      </w:pPr>
      <w:r>
        <w:rPr>
          <w:noProof/>
          <w:lang w:val="en-US"/>
        </w:rPr>
        <w:drawing>
          <wp:anchor distT="0" distB="0" distL="0" distR="0" simplePos="0" relativeHeight="251664384" behindDoc="0" locked="0" layoutInCell="1" hidden="0" allowOverlap="1" wp14:anchorId="76411905" wp14:editId="3A69CBCE">
            <wp:simplePos x="0" y="0"/>
            <wp:positionH relativeFrom="margin">
              <wp:posOffset>19050</wp:posOffset>
            </wp:positionH>
            <wp:positionV relativeFrom="paragraph">
              <wp:posOffset>19050</wp:posOffset>
            </wp:positionV>
            <wp:extent cx="5057333" cy="1800225"/>
            <wp:effectExtent l="0" t="0" r="0" b="0"/>
            <wp:wrapSquare wrapText="bothSides" distT="0" distB="0" distL="0" distR="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6"/>
                    <a:srcRect/>
                    <a:stretch>
                      <a:fillRect/>
                    </a:stretch>
                  </pic:blipFill>
                  <pic:spPr>
                    <a:xfrm>
                      <a:off x="0" y="0"/>
                      <a:ext cx="5057333" cy="1800225"/>
                    </a:xfrm>
                    <a:prstGeom prst="rect">
                      <a:avLst/>
                    </a:prstGeom>
                    <a:ln/>
                  </pic:spPr>
                </pic:pic>
              </a:graphicData>
            </a:graphic>
          </wp:anchor>
        </w:drawing>
      </w:r>
    </w:p>
    <w:p w14:paraId="090E1CC9" w14:textId="77777777" w:rsidR="00CC7E77" w:rsidRDefault="00CC7E77">
      <w:pPr>
        <w:rPr>
          <w:sz w:val="20"/>
          <w:szCs w:val="20"/>
        </w:rPr>
      </w:pPr>
    </w:p>
    <w:p w14:paraId="7D73005D" w14:textId="77777777" w:rsidR="00CC7E77" w:rsidRDefault="00CC7E77">
      <w:pPr>
        <w:rPr>
          <w:sz w:val="20"/>
          <w:szCs w:val="20"/>
        </w:rPr>
      </w:pPr>
    </w:p>
    <w:p w14:paraId="3FE1FC93" w14:textId="77777777" w:rsidR="00CC7E77" w:rsidRDefault="00CC7E77">
      <w:pPr>
        <w:rPr>
          <w:sz w:val="20"/>
          <w:szCs w:val="20"/>
        </w:rPr>
      </w:pPr>
    </w:p>
    <w:p w14:paraId="5BA378EE" w14:textId="77777777" w:rsidR="00CC7E77" w:rsidRDefault="00CC7E77">
      <w:pPr>
        <w:rPr>
          <w:sz w:val="20"/>
          <w:szCs w:val="20"/>
        </w:rPr>
      </w:pPr>
    </w:p>
    <w:p w14:paraId="29632106" w14:textId="77777777" w:rsidR="00CC7E77" w:rsidRDefault="00CC7E77">
      <w:pPr>
        <w:rPr>
          <w:sz w:val="20"/>
          <w:szCs w:val="20"/>
        </w:rPr>
      </w:pPr>
    </w:p>
    <w:p w14:paraId="5AF69F7F" w14:textId="77777777" w:rsidR="00CC7E77" w:rsidRDefault="00CC7E77">
      <w:pPr>
        <w:rPr>
          <w:sz w:val="20"/>
          <w:szCs w:val="20"/>
        </w:rPr>
      </w:pPr>
    </w:p>
    <w:p w14:paraId="4251AD71" w14:textId="77777777" w:rsidR="00CC7E77" w:rsidRDefault="00CC7E77">
      <w:pPr>
        <w:rPr>
          <w:sz w:val="20"/>
          <w:szCs w:val="20"/>
        </w:rPr>
      </w:pPr>
    </w:p>
    <w:p w14:paraId="5277ADE1" w14:textId="77777777" w:rsidR="00CC7E77" w:rsidRDefault="00CC7E77">
      <w:pPr>
        <w:rPr>
          <w:sz w:val="20"/>
          <w:szCs w:val="20"/>
        </w:rPr>
      </w:pPr>
    </w:p>
    <w:p w14:paraId="545664CF" w14:textId="77777777" w:rsidR="00CC7E77" w:rsidRDefault="00CC7E77">
      <w:pPr>
        <w:rPr>
          <w:sz w:val="20"/>
          <w:szCs w:val="20"/>
        </w:rPr>
      </w:pPr>
    </w:p>
    <w:p w14:paraId="11662B66" w14:textId="77777777" w:rsidR="00CC7E77" w:rsidRDefault="00CC7E77"/>
    <w:p w14:paraId="179BA580" w14:textId="77777777" w:rsidR="00CC7E77" w:rsidRDefault="00CC7E77"/>
    <w:p w14:paraId="4928D0E1" w14:textId="77777777" w:rsidR="00CC7E77" w:rsidRDefault="009B159C">
      <w:r>
        <w:rPr>
          <w:u w:val="single"/>
        </w:rPr>
        <w:t>Assault:</w:t>
      </w:r>
      <w:r>
        <w:t xml:space="preserve"> Trending downwards slightly </w:t>
      </w:r>
    </w:p>
    <w:p w14:paraId="3DE2161D" w14:textId="77777777" w:rsidR="00CC7E77" w:rsidRDefault="009B159C">
      <w:r>
        <w:rPr>
          <w:noProof/>
          <w:lang w:val="en-US"/>
        </w:rPr>
        <w:drawing>
          <wp:anchor distT="0" distB="0" distL="0" distR="0" simplePos="0" relativeHeight="251665408" behindDoc="0" locked="0" layoutInCell="1" hidden="0" allowOverlap="1" wp14:anchorId="07BC6266" wp14:editId="61179E3F">
            <wp:simplePos x="0" y="0"/>
            <wp:positionH relativeFrom="margin">
              <wp:posOffset>19050</wp:posOffset>
            </wp:positionH>
            <wp:positionV relativeFrom="paragraph">
              <wp:posOffset>19050</wp:posOffset>
            </wp:positionV>
            <wp:extent cx="5091113" cy="1795774"/>
            <wp:effectExtent l="0" t="0" r="0" b="0"/>
            <wp:wrapSquare wrapText="bothSides" distT="0" distB="0" distL="0" distR="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091113" cy="1795774"/>
                    </a:xfrm>
                    <a:prstGeom prst="rect">
                      <a:avLst/>
                    </a:prstGeom>
                    <a:ln/>
                  </pic:spPr>
                </pic:pic>
              </a:graphicData>
            </a:graphic>
          </wp:anchor>
        </w:drawing>
      </w:r>
    </w:p>
    <w:p w14:paraId="2577303A" w14:textId="77777777" w:rsidR="00CC7E77" w:rsidRDefault="00CC7E77"/>
    <w:p w14:paraId="6881E4CE" w14:textId="77777777" w:rsidR="00CC7E77" w:rsidRDefault="00CC7E77"/>
    <w:p w14:paraId="5A339477" w14:textId="77777777" w:rsidR="00CC7E77" w:rsidRDefault="00CC7E77"/>
    <w:p w14:paraId="07D38D13" w14:textId="77777777" w:rsidR="00CC7E77" w:rsidRDefault="00CC7E77"/>
    <w:p w14:paraId="59D7BE55" w14:textId="77777777" w:rsidR="00CC7E77" w:rsidRDefault="00CC7E77"/>
    <w:p w14:paraId="44ADB811" w14:textId="77777777" w:rsidR="00CC7E77" w:rsidRDefault="00CC7E77"/>
    <w:p w14:paraId="577B414F" w14:textId="77777777" w:rsidR="00CC7E77" w:rsidRDefault="00CC7E77"/>
    <w:p w14:paraId="2E856B70" w14:textId="77777777" w:rsidR="00CC7E77" w:rsidRDefault="00CC7E77"/>
    <w:p w14:paraId="4F776534" w14:textId="77777777" w:rsidR="00CC7E77" w:rsidRDefault="00CC7E77"/>
    <w:p w14:paraId="32725A9A" w14:textId="77777777" w:rsidR="00CC7E77" w:rsidRDefault="009B159C">
      <w:r>
        <w:rPr>
          <w:u w:val="single"/>
        </w:rPr>
        <w:t>Transportation</w:t>
      </w:r>
      <w:r>
        <w:t xml:space="preserve">: Trending </w:t>
      </w:r>
      <w:del w:id="412" w:author="Rodriguez, Mirna" w:date="2017-12-06T09:25:00Z">
        <w:r w:rsidDel="009B159C">
          <w:delText>Downwards</w:delText>
        </w:r>
      </w:del>
      <w:ins w:id="413" w:author="Rodriguez, Mirna" w:date="2017-12-06T09:25:00Z">
        <w:r>
          <w:t>downwards</w:t>
        </w:r>
      </w:ins>
      <w:r>
        <w:t xml:space="preserve"> steadily </w:t>
      </w:r>
    </w:p>
    <w:p w14:paraId="680A9032" w14:textId="77777777" w:rsidR="00CC7E77" w:rsidRDefault="009B159C">
      <w:r>
        <w:rPr>
          <w:noProof/>
          <w:lang w:val="en-US"/>
        </w:rPr>
        <w:drawing>
          <wp:anchor distT="0" distB="0" distL="0" distR="0" simplePos="0" relativeHeight="251666432" behindDoc="0" locked="0" layoutInCell="1" hidden="0" allowOverlap="1" wp14:anchorId="621EC3C1" wp14:editId="5148C065">
            <wp:simplePos x="0" y="0"/>
            <wp:positionH relativeFrom="margin">
              <wp:posOffset>19050</wp:posOffset>
            </wp:positionH>
            <wp:positionV relativeFrom="paragraph">
              <wp:posOffset>19050</wp:posOffset>
            </wp:positionV>
            <wp:extent cx="4929188" cy="1953586"/>
            <wp:effectExtent l="0" t="0" r="0" b="0"/>
            <wp:wrapSquare wrapText="bothSides" distT="0" distB="0" distL="0" distR="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4929188" cy="1953586"/>
                    </a:xfrm>
                    <a:prstGeom prst="rect">
                      <a:avLst/>
                    </a:prstGeom>
                    <a:ln/>
                  </pic:spPr>
                </pic:pic>
              </a:graphicData>
            </a:graphic>
          </wp:anchor>
        </w:drawing>
      </w:r>
    </w:p>
    <w:p w14:paraId="784ACE97" w14:textId="77777777" w:rsidR="00CC7E77" w:rsidRDefault="00CC7E77"/>
    <w:p w14:paraId="68E45D6E" w14:textId="77777777" w:rsidR="00CC7E77" w:rsidRDefault="00CC7E77"/>
    <w:p w14:paraId="1BE1386E" w14:textId="77777777" w:rsidR="00CC7E77" w:rsidRDefault="00CC7E77"/>
    <w:p w14:paraId="2A3E83EB" w14:textId="77777777" w:rsidR="00CC7E77" w:rsidRDefault="00CC7E77"/>
    <w:p w14:paraId="3B578B70" w14:textId="77777777" w:rsidR="00CC7E77" w:rsidRDefault="00CC7E77"/>
    <w:p w14:paraId="288D22F4" w14:textId="77777777" w:rsidR="00CC7E77" w:rsidRDefault="00CC7E77"/>
    <w:p w14:paraId="4982A742" w14:textId="77777777" w:rsidR="00CC7E77" w:rsidRDefault="00CC7E77"/>
    <w:p w14:paraId="345766CB" w14:textId="77777777" w:rsidR="00CC7E77" w:rsidRDefault="00CC7E77"/>
    <w:p w14:paraId="180F4F18" w14:textId="77777777" w:rsidR="00CC7E77" w:rsidRDefault="00CC7E77"/>
    <w:p w14:paraId="1E59FAED" w14:textId="77777777" w:rsidR="00CC7E77" w:rsidRDefault="00CC7E77"/>
    <w:p w14:paraId="7CFC1A34" w14:textId="77777777" w:rsidR="00CC7E77" w:rsidRDefault="00CC7E77"/>
    <w:p w14:paraId="6E86415C" w14:textId="77777777" w:rsidR="00CC7E77" w:rsidRDefault="00CC7E77"/>
    <w:p w14:paraId="2F866C05" w14:textId="77777777" w:rsidR="00CC7E77" w:rsidRDefault="00CC7E77">
      <w:pPr>
        <w:rPr>
          <w:u w:val="single"/>
        </w:rPr>
      </w:pPr>
    </w:p>
    <w:p w14:paraId="52EAD08F" w14:textId="77777777" w:rsidR="009B159C" w:rsidRDefault="009B159C">
      <w:pPr>
        <w:rPr>
          <w:ins w:id="414" w:author="Rodriguez, Mirna" w:date="2017-12-06T09:25:00Z"/>
          <w:u w:val="single"/>
        </w:rPr>
      </w:pPr>
    </w:p>
    <w:p w14:paraId="154FE880" w14:textId="77777777" w:rsidR="00CC7E77" w:rsidRDefault="009B159C">
      <w:r>
        <w:rPr>
          <w:u w:val="single"/>
        </w:rPr>
        <w:lastRenderedPageBreak/>
        <w:t>Suicide</w:t>
      </w:r>
      <w:r>
        <w:t>: Flat with a slight uptick in 2009</w:t>
      </w:r>
    </w:p>
    <w:p w14:paraId="35973537" w14:textId="77777777" w:rsidR="00CC7E77" w:rsidRDefault="009B159C">
      <w:r>
        <w:rPr>
          <w:noProof/>
          <w:lang w:val="en-US"/>
        </w:rPr>
        <w:drawing>
          <wp:inline distT="114300" distB="114300" distL="114300" distR="114300" wp14:anchorId="6F09B124" wp14:editId="61DD92BC">
            <wp:extent cx="4800600" cy="1852613"/>
            <wp:effectExtent l="0" t="0" r="0" b="0"/>
            <wp:docPr id="1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4800600" cy="1852613"/>
                    </a:xfrm>
                    <a:prstGeom prst="rect">
                      <a:avLst/>
                    </a:prstGeom>
                    <a:ln/>
                  </pic:spPr>
                </pic:pic>
              </a:graphicData>
            </a:graphic>
          </wp:inline>
        </w:drawing>
      </w:r>
    </w:p>
    <w:p w14:paraId="04E15A19" w14:textId="77777777" w:rsidR="009B159C" w:rsidRDefault="009B159C">
      <w:pPr>
        <w:rPr>
          <w:ins w:id="415" w:author="Rodriguez, Mirna" w:date="2017-12-06T09:25:00Z"/>
          <w:u w:val="single"/>
        </w:rPr>
      </w:pPr>
    </w:p>
    <w:p w14:paraId="544A1FC3" w14:textId="77777777" w:rsidR="00CC7E77" w:rsidRDefault="009B159C">
      <w:r>
        <w:rPr>
          <w:u w:val="single"/>
        </w:rPr>
        <w:t>Fire</w:t>
      </w:r>
      <w:r>
        <w:t>: Trending Downwards</w:t>
      </w:r>
    </w:p>
    <w:p w14:paraId="3AB15BE6" w14:textId="77777777" w:rsidR="00CC7E77" w:rsidRDefault="009B159C">
      <w:r>
        <w:rPr>
          <w:noProof/>
          <w:lang w:val="en-US"/>
        </w:rPr>
        <w:drawing>
          <wp:inline distT="114300" distB="114300" distL="114300" distR="114300" wp14:anchorId="0C531C6D" wp14:editId="6B764B2D">
            <wp:extent cx="4972050" cy="1757363"/>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4972050" cy="1757363"/>
                    </a:xfrm>
                    <a:prstGeom prst="rect">
                      <a:avLst/>
                    </a:prstGeom>
                    <a:ln/>
                  </pic:spPr>
                </pic:pic>
              </a:graphicData>
            </a:graphic>
          </wp:inline>
        </w:drawing>
      </w:r>
    </w:p>
    <w:p w14:paraId="411F5B26" w14:textId="77777777" w:rsidR="00CC7E77" w:rsidRDefault="009B159C">
      <w:r>
        <w:rPr>
          <w:u w:val="single"/>
        </w:rPr>
        <w:t>Poison</w:t>
      </w:r>
      <w:r>
        <w:t xml:space="preserve">: Trending upwards </w:t>
      </w:r>
    </w:p>
    <w:p w14:paraId="6AF89D6A" w14:textId="77777777" w:rsidR="00CC7E77" w:rsidRDefault="009B159C">
      <w:r>
        <w:rPr>
          <w:noProof/>
          <w:lang w:val="en-US"/>
        </w:rPr>
        <w:drawing>
          <wp:inline distT="114300" distB="114300" distL="114300" distR="114300" wp14:anchorId="342EE56D" wp14:editId="0624459E">
            <wp:extent cx="4919663" cy="177165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1"/>
                    <a:srcRect/>
                    <a:stretch>
                      <a:fillRect/>
                    </a:stretch>
                  </pic:blipFill>
                  <pic:spPr>
                    <a:xfrm>
                      <a:off x="0" y="0"/>
                      <a:ext cx="4919663" cy="1771650"/>
                    </a:xfrm>
                    <a:prstGeom prst="rect">
                      <a:avLst/>
                    </a:prstGeom>
                    <a:ln/>
                  </pic:spPr>
                </pic:pic>
              </a:graphicData>
            </a:graphic>
          </wp:inline>
        </w:drawing>
      </w:r>
    </w:p>
    <w:p w14:paraId="5EBBD8D4" w14:textId="77777777" w:rsidR="00CC7E77" w:rsidRDefault="009B159C">
      <w:r>
        <w:rPr>
          <w:u w:val="single"/>
        </w:rPr>
        <w:t>Drowning</w:t>
      </w:r>
      <w:r>
        <w:t>: Trending Downwards</w:t>
      </w:r>
    </w:p>
    <w:p w14:paraId="677A1774" w14:textId="77777777" w:rsidR="00CC7E77" w:rsidRDefault="009B159C">
      <w:r>
        <w:rPr>
          <w:noProof/>
          <w:lang w:val="en-US"/>
        </w:rPr>
        <w:drawing>
          <wp:inline distT="114300" distB="114300" distL="114300" distR="114300" wp14:anchorId="388F68A9" wp14:editId="70AEDFF4">
            <wp:extent cx="4848225" cy="1757363"/>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4848225" cy="1757363"/>
                    </a:xfrm>
                    <a:prstGeom prst="rect">
                      <a:avLst/>
                    </a:prstGeom>
                    <a:ln/>
                  </pic:spPr>
                </pic:pic>
              </a:graphicData>
            </a:graphic>
          </wp:inline>
        </w:drawing>
      </w:r>
    </w:p>
    <w:sectPr w:rsidR="00CC7E77">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9" w:author="Rodriguez, Mirna" w:date="2017-12-06T08:29:00Z" w:initials="RM">
    <w:p w14:paraId="7FFAD9D8" w14:textId="77777777" w:rsidR="00176E93" w:rsidRDefault="00176E93">
      <w:pPr>
        <w:pStyle w:val="CommentText"/>
      </w:pPr>
      <w:r>
        <w:rPr>
          <w:rStyle w:val="CommentReference"/>
        </w:rPr>
        <w:annotationRef/>
      </w:r>
      <w:r>
        <w:t>Why is Figure 2 and Figure 7 different if they are for the same type of deaths: Transportation accidents?</w:t>
      </w:r>
    </w:p>
  </w:comment>
  <w:comment w:id="130" w:author="Rodriguez, Mirna" w:date="2017-12-06T08:32:00Z" w:initials="RM">
    <w:p w14:paraId="55843DB6" w14:textId="77777777" w:rsidR="00176E93" w:rsidRDefault="00176E93">
      <w:pPr>
        <w:pStyle w:val="CommentText"/>
      </w:pPr>
      <w:r>
        <w:rPr>
          <w:rStyle w:val="CommentReference"/>
        </w:rPr>
        <w:annotationRef/>
      </w:r>
      <w:proofErr w:type="spellStart"/>
      <w:r>
        <w:t>Zah</w:t>
      </w:r>
      <w:proofErr w:type="spellEnd"/>
      <w:r>
        <w:t xml:space="preserve">? I don’t get it </w:t>
      </w:r>
    </w:p>
  </w:comment>
  <w:comment w:id="155" w:author="Rodriguez, Mirna" w:date="2017-12-06T08:32:00Z" w:initials="RM">
    <w:p w14:paraId="4D404DE7" w14:textId="77777777" w:rsidR="00176E93" w:rsidRDefault="00176E93">
      <w:pPr>
        <w:pStyle w:val="CommentText"/>
      </w:pPr>
      <w:r>
        <w:rPr>
          <w:rStyle w:val="CommentReference"/>
        </w:rPr>
        <w:annotationRef/>
      </w:r>
      <w:r>
        <w:t xml:space="preserve">You are introducing further </w:t>
      </w:r>
      <w:r w:rsidR="00583E9A">
        <w:t>details</w:t>
      </w:r>
      <w:r>
        <w:t xml:space="preserve"> in the graph without mentioning what they </w:t>
      </w:r>
      <w:r w:rsidR="00583E9A">
        <w:t xml:space="preserve">are in </w:t>
      </w:r>
      <w:r>
        <w:t>refer</w:t>
      </w:r>
      <w:r w:rsidR="00583E9A">
        <w:t>ence</w:t>
      </w:r>
      <w:r>
        <w:t xml:space="preserve"> to</w:t>
      </w:r>
    </w:p>
    <w:p w14:paraId="36F96824" w14:textId="77777777" w:rsidR="00583E9A" w:rsidRDefault="00583E9A">
      <w:pPr>
        <w:pStyle w:val="CommentText"/>
      </w:pPr>
    </w:p>
    <w:p w14:paraId="191D0306" w14:textId="77777777" w:rsidR="00583E9A" w:rsidRDefault="00583E9A">
      <w:pPr>
        <w:pStyle w:val="CommentText"/>
      </w:pPr>
      <w:r>
        <w:t xml:space="preserve">Does each </w:t>
      </w:r>
      <w:proofErr w:type="spellStart"/>
      <w:r>
        <w:t>colour</w:t>
      </w:r>
      <w:proofErr w:type="spellEnd"/>
      <w:r>
        <w:t xml:space="preserve"> represent a different country? </w:t>
      </w:r>
    </w:p>
    <w:p w14:paraId="0909BDC6" w14:textId="77777777" w:rsidR="00583E9A" w:rsidRDefault="00583E9A">
      <w:pPr>
        <w:pStyle w:val="CommentText"/>
      </w:pPr>
    </w:p>
    <w:p w14:paraId="55C1F812" w14:textId="46E91D79" w:rsidR="00583E9A" w:rsidRDefault="00583E9A">
      <w:pPr>
        <w:pStyle w:val="CommentText"/>
      </w:pPr>
      <w:r>
        <w:t>You also have the initial blue, green orange? Does that still mean male, female, total?</w:t>
      </w:r>
    </w:p>
    <w:p w14:paraId="46C1A9C0" w14:textId="59B69DC0" w:rsidR="00F10927" w:rsidRDefault="00F10927">
      <w:pPr>
        <w:pStyle w:val="CommentText"/>
      </w:pPr>
    </w:p>
  </w:comment>
  <w:comment w:id="156" w:author="Wil Valencia" w:date="2017-12-06T15:33:00Z" w:initials="WV">
    <w:p w14:paraId="0B2C65C8" w14:textId="239DDF87" w:rsidR="00F10927" w:rsidRDefault="00F10927">
      <w:pPr>
        <w:pStyle w:val="CommentText"/>
      </w:pPr>
      <w:r>
        <w:rPr>
          <w:rStyle w:val="CommentReference"/>
        </w:rPr>
        <w:annotationRef/>
      </w:r>
      <w:r>
        <w:t>When I say “in the following Analysis” doesn’t that introduce the graphs?</w:t>
      </w:r>
    </w:p>
  </w:comment>
  <w:comment w:id="189" w:author="Rodriguez, Mirna" w:date="2017-12-06T08:47:00Z" w:initials="RM">
    <w:p w14:paraId="0D56ABA6" w14:textId="77777777" w:rsidR="00AA3E87" w:rsidRDefault="00AA3E87">
      <w:pPr>
        <w:pStyle w:val="CommentText"/>
      </w:pPr>
      <w:r>
        <w:rPr>
          <w:rStyle w:val="CommentReference"/>
        </w:rPr>
        <w:annotationRef/>
      </w:r>
      <w:r w:rsidR="009B159C">
        <w:rPr>
          <w:noProof/>
        </w:rPr>
        <w:t xml:space="preserve">you keep switching between one, you and we - try to stick to one :) </w:t>
      </w:r>
    </w:p>
  </w:comment>
  <w:comment w:id="190" w:author="Wil Valencia" w:date="2017-12-06T15:54:00Z" w:initials="WV">
    <w:p w14:paraId="71A0C6D0" w14:textId="1287C31F" w:rsidR="00CC1C08" w:rsidRDefault="00CC1C08">
      <w:pPr>
        <w:pStyle w:val="CommentText"/>
      </w:pPr>
      <w:r>
        <w:rPr>
          <w:rStyle w:val="CommentReference"/>
        </w:rPr>
        <w:annotationRef/>
      </w:r>
      <w:r>
        <w:t xml:space="preserve">I think I fixed it </w:t>
      </w:r>
      <w:r>
        <w:sym w:font="Wingdings" w:char="F04A"/>
      </w:r>
    </w:p>
  </w:comment>
  <w:comment w:id="207" w:author="Rodriguez, Mirna" w:date="2017-12-06T08:48:00Z" w:initials="RM">
    <w:p w14:paraId="5103C25D" w14:textId="77777777" w:rsidR="00AA3E87" w:rsidRDefault="00AA3E87">
      <w:pPr>
        <w:pStyle w:val="CommentText"/>
      </w:pPr>
      <w:r>
        <w:rPr>
          <w:rStyle w:val="CommentReference"/>
        </w:rPr>
        <w:annotationRef/>
      </w:r>
      <w:r w:rsidR="009B159C">
        <w:rPr>
          <w:noProof/>
        </w:rPr>
        <w:t>also be consistent (follow a trend!) in the way you introduce the countries</w:t>
      </w:r>
    </w:p>
  </w:comment>
  <w:comment w:id="219" w:author="Rodriguez, Mirna" w:date="2017-12-06T08:49:00Z" w:initials="RM">
    <w:p w14:paraId="1844596E" w14:textId="3DE731D6" w:rsidR="00AA3E87" w:rsidRDefault="00AA3E87">
      <w:pPr>
        <w:pStyle w:val="CommentText"/>
        <w:rPr>
          <w:noProof/>
        </w:rPr>
      </w:pPr>
      <w:r>
        <w:rPr>
          <w:rStyle w:val="CommentReference"/>
        </w:rPr>
        <w:annotationRef/>
      </w:r>
      <w:r w:rsidR="009B159C">
        <w:rPr>
          <w:noProof/>
        </w:rPr>
        <w:t>be consistent in what each colour represents - in previous graph Brazil was green and now is either purple of blue :$</w:t>
      </w:r>
      <w:r w:rsidR="00F10927">
        <w:rPr>
          <w:noProof/>
        </w:rPr>
        <w:t xml:space="preserve"> </w:t>
      </w:r>
    </w:p>
    <w:p w14:paraId="696FA818" w14:textId="7B909A40" w:rsidR="00F10927" w:rsidRDefault="00F10927">
      <w:pPr>
        <w:pStyle w:val="CommentText"/>
        <w:rPr>
          <w:noProof/>
        </w:rPr>
      </w:pPr>
    </w:p>
    <w:p w14:paraId="757A7AEA" w14:textId="1A568117" w:rsidR="00F10927" w:rsidRDefault="00F10927">
      <w:pPr>
        <w:pStyle w:val="CommentText"/>
      </w:pPr>
    </w:p>
  </w:comment>
  <w:comment w:id="220" w:author="Wil Valencia" w:date="2017-12-06T15:37:00Z" w:initials="WV">
    <w:p w14:paraId="03A30F46" w14:textId="16772CCE" w:rsidR="00F10927" w:rsidRDefault="00F10927">
      <w:pPr>
        <w:pStyle w:val="CommentText"/>
      </w:pPr>
      <w:r>
        <w:rPr>
          <w:rStyle w:val="CommentReference"/>
        </w:rPr>
        <w:annotationRef/>
      </w:r>
      <w:r>
        <w:t xml:space="preserve">The </w:t>
      </w:r>
      <w:proofErr w:type="spellStart"/>
      <w:r>
        <w:t>colours</w:t>
      </w:r>
      <w:proofErr w:type="spellEnd"/>
      <w:r>
        <w:t xml:space="preserve"> change because the top 5 change. I guess it’s not evident enough?</w:t>
      </w:r>
    </w:p>
  </w:comment>
  <w:comment w:id="302" w:author="Rodriguez, Mirna" w:date="2017-12-06T08:59:00Z" w:initials="RM">
    <w:p w14:paraId="11279D2B" w14:textId="77777777" w:rsidR="009B4BC6" w:rsidRDefault="009B4BC6">
      <w:pPr>
        <w:pStyle w:val="CommentText"/>
      </w:pPr>
      <w:r>
        <w:rPr>
          <w:rStyle w:val="CommentReference"/>
        </w:rPr>
        <w:annotationRef/>
      </w:r>
      <w:r w:rsidR="009B159C">
        <w:rPr>
          <w:noProof/>
        </w:rPr>
        <w:t>is there a second piece to this assignment? or was this a thought at the time of typing :)</w:t>
      </w:r>
    </w:p>
  </w:comment>
  <w:comment w:id="303" w:author="Wil Valencia" w:date="2017-12-06T15:51:00Z" w:initials="WV">
    <w:p w14:paraId="4A003A13" w14:textId="736E13BA" w:rsidR="00CC1C08" w:rsidRDefault="00CC1C08">
      <w:pPr>
        <w:pStyle w:val="CommentText"/>
      </w:pPr>
      <w:r>
        <w:rPr>
          <w:rStyle w:val="CommentReference"/>
        </w:rPr>
        <w:annotationRef/>
      </w:r>
      <w:proofErr w:type="gramStart"/>
      <w:r>
        <w:t>changed</w:t>
      </w:r>
      <w:proofErr w:type="gramEnd"/>
      <w:r>
        <w:t xml:space="preserve"> it </w:t>
      </w:r>
    </w:p>
  </w:comment>
  <w:comment w:id="410" w:author="Rodriguez, Mirna" w:date="2017-12-06T09:24:00Z" w:initials="RM">
    <w:p w14:paraId="37C523AF" w14:textId="77777777" w:rsidR="009B159C" w:rsidRDefault="009B159C">
      <w:pPr>
        <w:pStyle w:val="CommentText"/>
      </w:pPr>
      <w:r>
        <w:rPr>
          <w:rStyle w:val="CommentReference"/>
        </w:rPr>
        <w:annotationRef/>
      </w:r>
      <w:r>
        <w:rPr>
          <w:noProof/>
        </w:rPr>
        <w:t>missing content?</w:t>
      </w:r>
    </w:p>
  </w:comment>
  <w:comment w:id="411" w:author="Wil Valencia" w:date="2017-12-06T15:54:00Z" w:initials="WV">
    <w:p w14:paraId="389403D5" w14:textId="0EFF4257" w:rsidR="00CC1C08" w:rsidRDefault="00CC1C08">
      <w:pPr>
        <w:pStyle w:val="CommentText"/>
      </w:pPr>
      <w:r>
        <w:rPr>
          <w:rStyle w:val="CommentReference"/>
        </w:rPr>
        <w:annotationRef/>
      </w:r>
      <w:r>
        <w:t>Not sure if I’m going to keep it or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FFAD9D8" w15:done="0"/>
  <w15:commentEx w15:paraId="55843DB6" w15:done="0"/>
  <w15:commentEx w15:paraId="46C1A9C0" w15:done="0"/>
  <w15:commentEx w15:paraId="0B2C65C8" w15:paraIdParent="46C1A9C0" w15:done="0"/>
  <w15:commentEx w15:paraId="0D56ABA6" w15:done="0"/>
  <w15:commentEx w15:paraId="71A0C6D0" w15:paraIdParent="0D56ABA6" w15:done="0"/>
  <w15:commentEx w15:paraId="5103C25D" w15:done="0"/>
  <w15:commentEx w15:paraId="757A7AEA" w15:done="0"/>
  <w15:commentEx w15:paraId="03A30F46" w15:paraIdParent="757A7AEA" w15:done="0"/>
  <w15:commentEx w15:paraId="11279D2B" w15:done="0"/>
  <w15:commentEx w15:paraId="4A003A13" w15:paraIdParent="11279D2B" w15:done="0"/>
  <w15:commentEx w15:paraId="37C523AF" w15:done="0"/>
  <w15:commentEx w15:paraId="389403D5" w15:paraIdParent="37C523A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5F2275"/>
    <w:multiLevelType w:val="multilevel"/>
    <w:tmpl w:val="498625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799183C"/>
    <w:multiLevelType w:val="hybridMultilevel"/>
    <w:tmpl w:val="BB682A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driguez, Mirna">
    <w15:presenceInfo w15:providerId="AD" w15:userId="S-1-5-21-1645522239-1614895754-839522115-107381"/>
  </w15:person>
  <w15:person w15:author="Wil Valencia">
    <w15:presenceInfo w15:providerId="Windows Live" w15:userId="352681b5ce0439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E77"/>
    <w:rsid w:val="001453B7"/>
    <w:rsid w:val="001519E8"/>
    <w:rsid w:val="00176E93"/>
    <w:rsid w:val="00583E9A"/>
    <w:rsid w:val="00675011"/>
    <w:rsid w:val="008447A8"/>
    <w:rsid w:val="009B159C"/>
    <w:rsid w:val="009B4BC6"/>
    <w:rsid w:val="00AA3E87"/>
    <w:rsid w:val="00CC1C08"/>
    <w:rsid w:val="00CC7E77"/>
    <w:rsid w:val="00DF36B1"/>
    <w:rsid w:val="00F10927"/>
    <w:rsid w:val="00F72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59E8"/>
  <w15:docId w15:val="{D92E28D9-52DE-47DF-B661-0C9458357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176E93"/>
    <w:rPr>
      <w:sz w:val="16"/>
      <w:szCs w:val="16"/>
    </w:rPr>
  </w:style>
  <w:style w:type="paragraph" w:styleId="CommentText">
    <w:name w:val="annotation text"/>
    <w:basedOn w:val="Normal"/>
    <w:link w:val="CommentTextChar"/>
    <w:uiPriority w:val="99"/>
    <w:semiHidden/>
    <w:unhideWhenUsed/>
    <w:rsid w:val="00176E93"/>
    <w:pPr>
      <w:spacing w:line="240" w:lineRule="auto"/>
    </w:pPr>
    <w:rPr>
      <w:sz w:val="20"/>
      <w:szCs w:val="20"/>
    </w:rPr>
  </w:style>
  <w:style w:type="character" w:customStyle="1" w:styleId="CommentTextChar">
    <w:name w:val="Comment Text Char"/>
    <w:basedOn w:val="DefaultParagraphFont"/>
    <w:link w:val="CommentText"/>
    <w:uiPriority w:val="99"/>
    <w:semiHidden/>
    <w:rsid w:val="00176E93"/>
    <w:rPr>
      <w:sz w:val="20"/>
      <w:szCs w:val="20"/>
    </w:rPr>
  </w:style>
  <w:style w:type="paragraph" w:styleId="CommentSubject">
    <w:name w:val="annotation subject"/>
    <w:basedOn w:val="CommentText"/>
    <w:next w:val="CommentText"/>
    <w:link w:val="CommentSubjectChar"/>
    <w:uiPriority w:val="99"/>
    <w:semiHidden/>
    <w:unhideWhenUsed/>
    <w:rsid w:val="00176E93"/>
    <w:rPr>
      <w:b/>
      <w:bCs/>
    </w:rPr>
  </w:style>
  <w:style w:type="character" w:customStyle="1" w:styleId="CommentSubjectChar">
    <w:name w:val="Comment Subject Char"/>
    <w:basedOn w:val="CommentTextChar"/>
    <w:link w:val="CommentSubject"/>
    <w:uiPriority w:val="99"/>
    <w:semiHidden/>
    <w:rsid w:val="00176E93"/>
    <w:rPr>
      <w:b/>
      <w:bCs/>
      <w:sz w:val="20"/>
      <w:szCs w:val="20"/>
    </w:rPr>
  </w:style>
  <w:style w:type="paragraph" w:styleId="BalloonText">
    <w:name w:val="Balloon Text"/>
    <w:basedOn w:val="Normal"/>
    <w:link w:val="BalloonTextChar"/>
    <w:uiPriority w:val="99"/>
    <w:semiHidden/>
    <w:unhideWhenUsed/>
    <w:rsid w:val="00176E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E93"/>
    <w:rPr>
      <w:rFonts w:ascii="Segoe UI" w:hAnsi="Segoe UI" w:cs="Segoe UI"/>
      <w:sz w:val="18"/>
      <w:szCs w:val="18"/>
    </w:rPr>
  </w:style>
  <w:style w:type="paragraph" w:styleId="Revision">
    <w:name w:val="Revision"/>
    <w:hidden/>
    <w:uiPriority w:val="99"/>
    <w:semiHidden/>
    <w:rsid w:val="00AA3E87"/>
    <w:pPr>
      <w:pBdr>
        <w:top w:val="none" w:sz="0" w:space="0" w:color="auto"/>
        <w:left w:val="none" w:sz="0" w:space="0" w:color="auto"/>
        <w:bottom w:val="none" w:sz="0" w:space="0" w:color="auto"/>
        <w:right w:val="none" w:sz="0" w:space="0" w:color="auto"/>
        <w:between w:val="none" w:sz="0" w:space="0" w:color="auto"/>
      </w:pBdr>
      <w:spacing w:line="240" w:lineRule="auto"/>
    </w:pPr>
  </w:style>
  <w:style w:type="paragraph" w:styleId="ListParagraph">
    <w:name w:val="List Paragraph"/>
    <w:basedOn w:val="Normal"/>
    <w:uiPriority w:val="34"/>
    <w:qFormat/>
    <w:rsid w:val="00CC1C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drleonardcoldwell.com/suicide-rates-many-rising-us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mments" Target="comments.xml"/><Relationship Id="rId24" Type="http://schemas.openxmlformats.org/officeDocument/2006/relationships/hyperlink" Target="https://www.statista.com/statistics/249740/percentage-of-households-in-the-united-states-owning-a-firearm/" TargetMode="External"/><Relationship Id="rId32" Type="http://schemas.openxmlformats.org/officeDocument/2006/relationships/hyperlink" Target="https://www.cfr.org/backgrounder/us-opioid-epidemic"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https://www.statista.com/statistics/195325/murder-victims-in-the-us-by-weapon-used/" TargetMode="External"/><Relationship Id="rId27" Type="http://schemas.openxmlformats.org/officeDocument/2006/relationships/hyperlink" Target="https://commons.wikimedia.org/wiki/File:Unemployment_Rate_of_Japan_1953-2009.jpg"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hyperlink" Target="http://metrocosm.com/homicides-brazil-vs-world/" TargetMode="External"/><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13</Pages>
  <Words>1615</Words>
  <Characters>9207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RBC</Company>
  <LinksUpToDate>false</LinksUpToDate>
  <CharactersWithSpaces>10801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Rodriguez, Mirna</dc:creator>
  <cp:lastModifiedBy>Wil Valencia</cp:lastModifiedBy>
  <cp:revision>5</cp:revision>
  <dcterms:created xsi:type="dcterms:W3CDTF">2017-12-06T14:26:00Z</dcterms:created>
  <dcterms:modified xsi:type="dcterms:W3CDTF">2017-12-07T00:52:00Z</dcterms:modified>
</cp:coreProperties>
</file>